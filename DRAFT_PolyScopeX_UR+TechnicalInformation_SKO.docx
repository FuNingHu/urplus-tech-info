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C295" w14:textId="77777777" w:rsidR="006A3DA0" w:rsidRDefault="006A3DA0" w:rsidP="006A3DA0">
      <w:pPr>
        <w:pStyle w:val="Heading1"/>
        <w:rPr>
          <w:sz w:val="36"/>
          <w:szCs w:val="36"/>
        </w:rPr>
      </w:pPr>
      <w:r>
        <w:rPr>
          <w:rStyle w:val="Strong"/>
          <w:rFonts w:ascii="Segoe UI" w:hAnsi="Segoe UI" w:cs="Segoe UI"/>
          <w:b w:val="0"/>
          <w:bCs w:val="0"/>
        </w:rPr>
        <w:t xml:space="preserve">UR+ </w:t>
      </w:r>
      <w:commentRangeStart w:id="0"/>
      <w:r>
        <w:rPr>
          <w:rStyle w:val="Strong"/>
          <w:rFonts w:ascii="Segoe UI" w:hAnsi="Segoe UI" w:cs="Segoe UI"/>
          <w:b w:val="0"/>
          <w:bCs w:val="0"/>
        </w:rPr>
        <w:t xml:space="preserve">Technical Information – Updated for PolyScope </w:t>
      </w:r>
      <w:commentRangeEnd w:id="0"/>
      <w:r w:rsidR="00C51C14">
        <w:rPr>
          <w:rStyle w:val="CommentReference"/>
          <w:rFonts w:ascii="Roboto" w:eastAsia="SimSun" w:hAnsi="Roboto" w:cstheme="minorBidi"/>
          <w:color w:val="auto"/>
        </w:rPr>
        <w:commentReference w:id="0"/>
      </w:r>
      <w:r>
        <w:rPr>
          <w:rStyle w:val="Strong"/>
          <w:rFonts w:ascii="Segoe UI" w:hAnsi="Segoe UI" w:cs="Segoe UI"/>
          <w:b w:val="0"/>
          <w:bCs w:val="0"/>
        </w:rPr>
        <w:t>X</w:t>
      </w:r>
    </w:p>
    <w:p w14:paraId="645089FF" w14:textId="27D0F33E" w:rsidR="006A3DA0" w:rsidRDefault="006A3DA0" w:rsidP="00AB7551">
      <w:pPr>
        <w:pStyle w:val="Heading2"/>
      </w:pPr>
      <w:r>
        <w:rPr>
          <w:rStyle w:val="Strong"/>
          <w:rFonts w:ascii="Segoe UI" w:hAnsi="Segoe UI" w:cs="Segoe UI"/>
          <w:b w:val="0"/>
          <w:bCs w:val="0"/>
        </w:rPr>
        <w:t>Scope</w:t>
      </w:r>
    </w:p>
    <w:p w14:paraId="00CADA80" w14:textId="77777777" w:rsidR="006A3DA0" w:rsidRDefault="006A3DA0" w:rsidP="006A3DA0">
      <w:pPr>
        <w:pStyle w:val="NormalWeb"/>
        <w:spacing w:line="300" w:lineRule="atLeast"/>
        <w:rPr>
          <w:rFonts w:ascii="Segoe UI" w:hAnsi="Segoe UI" w:cs="Segoe UI"/>
          <w:sz w:val="21"/>
          <w:szCs w:val="21"/>
        </w:rPr>
      </w:pPr>
      <w:r w:rsidRPr="00775B63">
        <w:rPr>
          <w:rFonts w:ascii="Segoe UI" w:hAnsi="Segoe UI" w:cs="Segoe UI"/>
          <w:sz w:val="21"/>
          <w:szCs w:val="21"/>
          <w:highlight w:val="lightGray"/>
        </w:rPr>
        <w:t>This document outlines the requirements and processes for developing, testing, and approving UR+ products to ensure seamless integration with Universal Robots. It includes hardware and software deliverables, technical scoping, development expectations, testing procedures, and user manual standards. With the introduction of PolyScope X, several elements have changed to support future-proof product development.</w:t>
      </w:r>
    </w:p>
    <w:p w14:paraId="012D1255" w14:textId="77777777" w:rsidR="006A3DA0" w:rsidDel="00AB7551" w:rsidRDefault="00FA68A6" w:rsidP="006A3DA0">
      <w:pPr>
        <w:spacing w:line="300" w:lineRule="atLeast"/>
        <w:rPr>
          <w:del w:id="1" w:author="Funing Hu" w:date="2025-12-09T11:42:00Z" w16du:dateUtc="2025-12-09T03:42:00Z"/>
          <w:rFonts w:ascii="Segoe UI" w:hAnsi="Segoe UI" w:cs="Segoe UI"/>
          <w:sz w:val="21"/>
          <w:szCs w:val="21"/>
        </w:rPr>
      </w:pPr>
      <w:r>
        <w:rPr>
          <w:rFonts w:ascii="Segoe UI" w:hAnsi="Segoe UI" w:cs="Segoe UI"/>
          <w:sz w:val="21"/>
          <w:szCs w:val="21"/>
        </w:rPr>
        <w:pict w14:anchorId="59205C9F">
          <v:rect id="_x0000_i1025" style="width:0;height:1.5pt" o:hralign="center" o:hrstd="t" o:hr="t" fillcolor="#a0a0a0" stroked="f"/>
        </w:pict>
      </w:r>
    </w:p>
    <w:p w14:paraId="3924F257" w14:textId="4A49833C" w:rsidR="006A3DA0" w:rsidRPr="00AB7551" w:rsidRDefault="006A3DA0" w:rsidP="00AB7551">
      <w:pPr>
        <w:pStyle w:val="Heading2"/>
        <w:rPr>
          <w:rStyle w:val="Strong"/>
          <w:b w:val="0"/>
          <w:bCs w:val="0"/>
          <w:rPrChange w:id="2" w:author="Funing Hu" w:date="2025-12-09T11:41:00Z" w16du:dateUtc="2025-12-09T03:41:00Z">
            <w:rPr>
              <w:sz w:val="27"/>
              <w:szCs w:val="27"/>
            </w:rPr>
          </w:rPrChange>
        </w:rPr>
      </w:pPr>
      <w:r w:rsidRPr="00AB7551">
        <w:rPr>
          <w:rPrChange w:id="3" w:author="Funing Hu" w:date="2025-12-09T11:42:00Z" w16du:dateUtc="2025-12-09T03:42:00Z">
            <w:rPr>
              <w:rStyle w:val="Strong"/>
              <w:rFonts w:ascii="Segoe UI" w:hAnsi="Segoe UI" w:cs="Segoe UI"/>
              <w:b w:val="0"/>
              <w:bCs w:val="0"/>
            </w:rPr>
          </w:rPrChange>
        </w:rPr>
        <w:t>Key Updates for PolyScope X</w:t>
      </w:r>
    </w:p>
    <w:p w14:paraId="5971C011" w14:textId="1044CD5D" w:rsidR="006A3DA0" w:rsidRPr="00775B63" w:rsidRDefault="006A3DA0" w:rsidP="006A3DA0">
      <w:pPr>
        <w:pStyle w:val="NormalWeb"/>
        <w:numPr>
          <w:ilvl w:val="0"/>
          <w:numId w:val="16"/>
        </w:numPr>
        <w:spacing w:before="100" w:beforeAutospacing="1" w:after="100" w:afterAutospacing="1" w:line="300" w:lineRule="atLeast"/>
        <w:rPr>
          <w:rFonts w:ascii="Segoe UI" w:hAnsi="Segoe UI" w:cs="Segoe UI"/>
          <w:sz w:val="21"/>
          <w:szCs w:val="21"/>
          <w:highlight w:val="lightGray"/>
        </w:rPr>
      </w:pPr>
      <w:r w:rsidRPr="00775B63">
        <w:rPr>
          <w:rStyle w:val="Strong"/>
          <w:rFonts w:ascii="Segoe UI" w:hAnsi="Segoe UI" w:cs="Segoe UI"/>
          <w:sz w:val="21"/>
          <w:szCs w:val="21"/>
          <w:highlight w:val="lightGray"/>
        </w:rPr>
        <w:t>Focus on PolyScope X</w:t>
      </w:r>
      <w:r w:rsidRPr="00775B63">
        <w:rPr>
          <w:rFonts w:ascii="Segoe UI" w:hAnsi="Segoe UI" w:cs="Segoe UI"/>
          <w:sz w:val="21"/>
          <w:szCs w:val="21"/>
          <w:highlight w:val="lightGray"/>
        </w:rPr>
        <w:br/>
        <w:t>New UR+ product development should prioritize compatibility with PolyScope X. Products developed solely for PolyScope 5 may face limited relevance moving forward.</w:t>
      </w:r>
    </w:p>
    <w:p w14:paraId="7BE23034" w14:textId="436A174F" w:rsidR="006A3DA0" w:rsidRPr="00775B63" w:rsidRDefault="006A3DA0" w:rsidP="006A3DA0">
      <w:pPr>
        <w:pStyle w:val="NormalWeb"/>
        <w:numPr>
          <w:ilvl w:val="0"/>
          <w:numId w:val="16"/>
        </w:numPr>
        <w:spacing w:before="100" w:beforeAutospacing="1" w:after="100" w:afterAutospacing="1" w:line="300" w:lineRule="atLeast"/>
        <w:rPr>
          <w:rFonts w:ascii="Segoe UI" w:hAnsi="Segoe UI" w:cs="Segoe UI"/>
          <w:sz w:val="21"/>
          <w:szCs w:val="21"/>
          <w:highlight w:val="lightGray"/>
        </w:rPr>
      </w:pPr>
      <w:r w:rsidRPr="00775B63">
        <w:rPr>
          <w:rStyle w:val="Strong"/>
          <w:rFonts w:ascii="Segoe UI" w:hAnsi="Segoe UI" w:cs="Segoe UI"/>
          <w:sz w:val="21"/>
          <w:szCs w:val="21"/>
          <w:highlight w:val="lightGray"/>
        </w:rPr>
        <w:t>Feature Alignment</w:t>
      </w:r>
      <w:r w:rsidRPr="00775B63">
        <w:rPr>
          <w:rFonts w:ascii="Segoe UI" w:hAnsi="Segoe UI" w:cs="Segoe UI"/>
          <w:sz w:val="21"/>
          <w:szCs w:val="21"/>
          <w:highlight w:val="lightGray"/>
        </w:rPr>
        <w:br/>
        <w:t>PolyScope X differs in functionality from PolyScope 5. Partners must align early with UR+</w:t>
      </w:r>
      <w:r w:rsidR="00C16B89" w:rsidRPr="00775B63">
        <w:rPr>
          <w:rFonts w:ascii="Segoe UI" w:hAnsi="Segoe UI" w:cs="Segoe UI" w:hint="eastAsia"/>
          <w:sz w:val="21"/>
          <w:szCs w:val="21"/>
          <w:highlight w:val="lightGray"/>
        </w:rPr>
        <w:t xml:space="preserve"> </w:t>
      </w:r>
      <w:r w:rsidR="00C16B89">
        <w:rPr>
          <w:rFonts w:ascii="Segoe UI" w:hAnsi="Segoe UI" w:cs="Segoe UI"/>
          <w:sz w:val="21"/>
          <w:szCs w:val="21"/>
          <w:highlight w:val="lightGray"/>
          <w:lang w:eastAsia="zh-CN"/>
        </w:rPr>
        <w:t>Development</w:t>
      </w:r>
      <w:r w:rsidR="00C16B89">
        <w:rPr>
          <w:rFonts w:ascii="Segoe UI" w:hAnsi="Segoe UI" w:cs="Segoe UI" w:hint="eastAsia"/>
          <w:sz w:val="21"/>
          <w:szCs w:val="21"/>
          <w:highlight w:val="lightGray"/>
          <w:lang w:eastAsia="zh-CN"/>
        </w:rPr>
        <w:t xml:space="preserve"> Consultant</w:t>
      </w:r>
      <w:r w:rsidR="00C16B89" w:rsidRPr="00775B63">
        <w:rPr>
          <w:rFonts w:ascii="Segoe UI" w:hAnsi="Segoe UI" w:cs="Segoe UI" w:hint="eastAsia"/>
          <w:sz w:val="21"/>
          <w:szCs w:val="21"/>
          <w:highlight w:val="lightGray"/>
        </w:rPr>
        <w:t xml:space="preserve"> </w:t>
      </w:r>
      <w:r w:rsidRPr="00775B63">
        <w:rPr>
          <w:rFonts w:ascii="Segoe UI" w:hAnsi="Segoe UI" w:cs="Segoe UI"/>
          <w:sz w:val="21"/>
          <w:szCs w:val="21"/>
          <w:highlight w:val="lightGray"/>
        </w:rPr>
        <w:t>to define required features and integration methods, as traditional approaches may not apply.</w:t>
      </w:r>
    </w:p>
    <w:p w14:paraId="2F60278A" w14:textId="7A136E6F" w:rsidR="006A3DA0" w:rsidRPr="00775B63" w:rsidRDefault="006A3DA0" w:rsidP="006A3DA0">
      <w:pPr>
        <w:pStyle w:val="NormalWeb"/>
        <w:numPr>
          <w:ilvl w:val="0"/>
          <w:numId w:val="16"/>
        </w:numPr>
        <w:spacing w:before="100" w:beforeAutospacing="1" w:after="100" w:afterAutospacing="1" w:line="300" w:lineRule="atLeast"/>
        <w:rPr>
          <w:rFonts w:ascii="Segoe UI" w:hAnsi="Segoe UI" w:cs="Segoe UI"/>
          <w:sz w:val="21"/>
          <w:szCs w:val="21"/>
          <w:highlight w:val="lightGray"/>
        </w:rPr>
      </w:pPr>
      <w:r w:rsidRPr="00775B63">
        <w:rPr>
          <w:rStyle w:val="Strong"/>
          <w:rFonts w:ascii="Segoe UI" w:hAnsi="Segoe UI" w:cs="Segoe UI"/>
          <w:sz w:val="21"/>
          <w:szCs w:val="21"/>
          <w:highlight w:val="lightGray"/>
        </w:rPr>
        <w:t>Compatibility</w:t>
      </w:r>
      <w:r w:rsidRPr="00775B63">
        <w:rPr>
          <w:rFonts w:ascii="Segoe UI" w:hAnsi="Segoe UI" w:cs="Segoe UI"/>
          <w:sz w:val="21"/>
          <w:szCs w:val="21"/>
          <w:highlight w:val="lightGray"/>
        </w:rPr>
        <w:br/>
        <w:t xml:space="preserve">URCaps developed for PolyScope 5 are </w:t>
      </w:r>
      <w:r w:rsidRPr="00775B63">
        <w:rPr>
          <w:rStyle w:val="Strong"/>
          <w:rFonts w:ascii="Segoe UI" w:hAnsi="Segoe UI" w:cs="Segoe UI"/>
          <w:sz w:val="21"/>
          <w:szCs w:val="21"/>
          <w:highlight w:val="lightGray"/>
        </w:rPr>
        <w:t>not compatible</w:t>
      </w:r>
      <w:r w:rsidRPr="00775B63">
        <w:rPr>
          <w:rFonts w:ascii="Segoe UI" w:hAnsi="Segoe UI" w:cs="Segoe UI"/>
          <w:sz w:val="21"/>
          <w:szCs w:val="21"/>
          <w:highlight w:val="lightGray"/>
        </w:rPr>
        <w:t xml:space="preserve"> with PolyScope X. Developers must create new URCaps specifically for PolyScope X or explore alternative integration methods.</w:t>
      </w:r>
      <w:r w:rsidR="00613384" w:rsidRPr="00775B63">
        <w:rPr>
          <w:rFonts w:ascii="Segoe UI" w:hAnsi="Segoe UI" w:cs="Segoe UI"/>
          <w:sz w:val="21"/>
          <w:szCs w:val="21"/>
          <w:highlight w:val="lightGray"/>
        </w:rPr>
        <w:t xml:space="preserve"> UR Script is compatible between PolyScope 5 and PolyScope X.</w:t>
      </w:r>
    </w:p>
    <w:p w14:paraId="16D99B4C" w14:textId="622D590E" w:rsidR="006A3DA0" w:rsidRPr="00775B63" w:rsidRDefault="00613384" w:rsidP="006A3DA0">
      <w:pPr>
        <w:pStyle w:val="NormalWeb"/>
        <w:numPr>
          <w:ilvl w:val="0"/>
          <w:numId w:val="16"/>
        </w:numPr>
        <w:spacing w:before="100" w:beforeAutospacing="1" w:after="100" w:afterAutospacing="1" w:line="300" w:lineRule="atLeast"/>
        <w:rPr>
          <w:rFonts w:ascii="Segoe UI" w:hAnsi="Segoe UI" w:cs="Segoe UI"/>
          <w:sz w:val="21"/>
          <w:szCs w:val="21"/>
          <w:highlight w:val="lightGray"/>
        </w:rPr>
      </w:pPr>
      <w:r w:rsidRPr="00775B63">
        <w:rPr>
          <w:rStyle w:val="Strong"/>
          <w:rFonts w:ascii="Segoe UI" w:hAnsi="Segoe UI" w:cs="Segoe UI"/>
          <w:sz w:val="21"/>
          <w:szCs w:val="21"/>
          <w:highlight w:val="lightGray"/>
        </w:rPr>
        <w:t xml:space="preserve">Product Integration </w:t>
      </w:r>
      <w:r w:rsidR="006A3DA0" w:rsidRPr="00775B63">
        <w:rPr>
          <w:rFonts w:ascii="Segoe UI" w:hAnsi="Segoe UI" w:cs="Segoe UI"/>
          <w:sz w:val="21"/>
          <w:szCs w:val="21"/>
          <w:highlight w:val="lightGray"/>
        </w:rPr>
        <w:br/>
        <w:t xml:space="preserve">While URCaps were previously central to integration, PolyScope X offers new pathways for product integration. </w:t>
      </w:r>
      <w:r w:rsidRPr="00775B63">
        <w:rPr>
          <w:rFonts w:ascii="Segoe UI" w:hAnsi="Segoe UI" w:cs="Segoe UI"/>
          <w:sz w:val="21"/>
          <w:szCs w:val="21"/>
          <w:highlight w:val="lightGray"/>
        </w:rPr>
        <w:t>After aligning with a UR+ engineer a</w:t>
      </w:r>
      <w:r w:rsidR="006A3DA0" w:rsidRPr="00775B63">
        <w:rPr>
          <w:rFonts w:ascii="Segoe UI" w:hAnsi="Segoe UI" w:cs="Segoe UI"/>
          <w:sz w:val="21"/>
          <w:szCs w:val="21"/>
          <w:highlight w:val="lightGray"/>
        </w:rPr>
        <w:t xml:space="preserve"> URCap </w:t>
      </w:r>
      <w:r w:rsidRPr="00775B63">
        <w:rPr>
          <w:rFonts w:ascii="Segoe UI" w:hAnsi="Segoe UI" w:cs="Segoe UI"/>
          <w:sz w:val="21"/>
          <w:szCs w:val="21"/>
          <w:highlight w:val="lightGray"/>
        </w:rPr>
        <w:t>may</w:t>
      </w:r>
      <w:r w:rsidR="006A3DA0" w:rsidRPr="00775B63">
        <w:rPr>
          <w:rFonts w:ascii="Segoe UI" w:hAnsi="Segoe UI" w:cs="Segoe UI"/>
          <w:sz w:val="21"/>
          <w:szCs w:val="21"/>
          <w:highlight w:val="lightGray"/>
        </w:rPr>
        <w:t xml:space="preserve"> no longer a strict requirement for UR+ Program participation. However, seamless setup and programming must still be ensured through sample programs, </w:t>
      </w:r>
      <w:proofErr w:type="spellStart"/>
      <w:r w:rsidR="006A3DA0" w:rsidRPr="00775B63">
        <w:rPr>
          <w:rFonts w:ascii="Segoe UI" w:hAnsi="Segoe UI" w:cs="Segoe UI"/>
          <w:sz w:val="21"/>
          <w:szCs w:val="21"/>
          <w:highlight w:val="lightGray"/>
        </w:rPr>
        <w:t>URScript</w:t>
      </w:r>
      <w:proofErr w:type="spellEnd"/>
      <w:r w:rsidR="006A3DA0" w:rsidRPr="00775B63">
        <w:rPr>
          <w:rFonts w:ascii="Segoe UI" w:hAnsi="Segoe UI" w:cs="Segoe UI"/>
          <w:sz w:val="21"/>
          <w:szCs w:val="21"/>
          <w:highlight w:val="lightGray"/>
        </w:rPr>
        <w:t xml:space="preserve"> code, modules, and comprehensive documentation.</w:t>
      </w:r>
    </w:p>
    <w:p w14:paraId="352774FF" w14:textId="048B458A" w:rsidR="006A3DA0" w:rsidRDefault="006A3DA0" w:rsidP="006A3DA0">
      <w:pPr>
        <w:pStyle w:val="NormalWeb"/>
        <w:numPr>
          <w:ilvl w:val="0"/>
          <w:numId w:val="16"/>
        </w:numPr>
        <w:spacing w:before="100" w:beforeAutospacing="1" w:after="100" w:afterAutospacing="1" w:line="300" w:lineRule="atLeast"/>
        <w:rPr>
          <w:rFonts w:ascii="Segoe UI" w:hAnsi="Segoe UI" w:cs="Segoe UI"/>
          <w:sz w:val="21"/>
          <w:szCs w:val="21"/>
        </w:rPr>
      </w:pPr>
      <w:r w:rsidRPr="00775B63">
        <w:rPr>
          <w:rStyle w:val="Strong"/>
          <w:rFonts w:ascii="Segoe UI" w:hAnsi="Segoe UI" w:cs="Segoe UI"/>
          <w:sz w:val="21"/>
          <w:szCs w:val="21"/>
          <w:highlight w:val="red"/>
        </w:rPr>
        <w:t>Expanded Product Information Requirements</w:t>
      </w:r>
      <w:r w:rsidR="00775B63">
        <w:rPr>
          <w:rStyle w:val="Strong"/>
          <w:rFonts w:ascii="Segoe UI" w:hAnsi="Segoe UI" w:cs="Segoe UI"/>
          <w:sz w:val="21"/>
          <w:szCs w:val="21"/>
        </w:rPr>
        <w:t xml:space="preserve"> </w:t>
      </w:r>
      <w:r w:rsidR="00775B63" w:rsidRPr="00775B63">
        <w:rPr>
          <w:rStyle w:val="Strong"/>
          <w:rFonts w:ascii="Wingdings" w:eastAsia="Wingdings" w:hAnsi="Wingdings" w:cs="Wingdings"/>
          <w:color w:val="FF0000"/>
          <w:sz w:val="21"/>
          <w:szCs w:val="21"/>
        </w:rPr>
        <w:sym w:font="Wingdings" w:char="F0DF"/>
      </w:r>
      <w:r w:rsidR="00775B63" w:rsidRPr="00775B63">
        <w:rPr>
          <w:rStyle w:val="Strong"/>
          <w:rFonts w:ascii="Segoe UI" w:hAnsi="Segoe UI" w:cs="Segoe UI"/>
          <w:color w:val="FF0000"/>
          <w:sz w:val="21"/>
          <w:szCs w:val="21"/>
        </w:rPr>
        <w:t>Hinting to Interfaces for Showroom</w:t>
      </w:r>
      <w:r w:rsidRPr="00775B63">
        <w:rPr>
          <w:rFonts w:ascii="Segoe UI" w:hAnsi="Segoe UI" w:cs="Segoe UI"/>
          <w:color w:val="FF0000"/>
          <w:sz w:val="21"/>
          <w:szCs w:val="21"/>
        </w:rPr>
        <w:br/>
      </w:r>
      <w:r>
        <w:rPr>
          <w:rFonts w:ascii="Segoe UI" w:hAnsi="Segoe UI" w:cs="Segoe UI"/>
          <w:sz w:val="21"/>
          <w:szCs w:val="21"/>
        </w:rPr>
        <w:t>To improve compatibility visibility across robot models and software versions, partners must now provide detailed interface information:</w:t>
      </w:r>
    </w:p>
    <w:p w14:paraId="45C031EE" w14:textId="77777777" w:rsidR="006A3DA0" w:rsidRDefault="006A3DA0" w:rsidP="006A3DA0">
      <w:pPr>
        <w:pStyle w:val="NormalWeb"/>
        <w:numPr>
          <w:ilvl w:val="1"/>
          <w:numId w:val="1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Hardware Interfaces</w:t>
      </w:r>
    </w:p>
    <w:p w14:paraId="79484263"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Connection to Robot Base</w:t>
      </w:r>
    </w:p>
    <w:p w14:paraId="6427C261"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Connection to Tool Flange</w:t>
      </w:r>
    </w:p>
    <w:p w14:paraId="6458EB29"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 Weight</w:t>
      </w:r>
    </w:p>
    <w:p w14:paraId="424281A0"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Electrical Interface</w:t>
      </w:r>
    </w:p>
    <w:p w14:paraId="0C73A906" w14:textId="77777777" w:rsidR="006A3DA0" w:rsidRDefault="006A3DA0" w:rsidP="006A3DA0">
      <w:pPr>
        <w:pStyle w:val="NormalWeb"/>
        <w:numPr>
          <w:ilvl w:val="1"/>
          <w:numId w:val="16"/>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Software Interfaces</w:t>
      </w:r>
    </w:p>
    <w:p w14:paraId="4C28131C"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PolyScope 5 URCap (if applicable)</w:t>
      </w:r>
    </w:p>
    <w:p w14:paraId="38720166" w14:textId="77777777" w:rsidR="006A3DA0" w:rsidRDefault="006A3DA0" w:rsidP="006A3DA0">
      <w:pPr>
        <w:numPr>
          <w:ilvl w:val="2"/>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PolyScope X URCap (if applicable)</w:t>
      </w:r>
    </w:p>
    <w:p w14:paraId="0B91DB44" w14:textId="20F8D119" w:rsidR="00CB49A5" w:rsidDel="00AB7551" w:rsidRDefault="006A3DA0" w:rsidP="00AB7551">
      <w:pPr>
        <w:numPr>
          <w:ilvl w:val="2"/>
          <w:numId w:val="16"/>
        </w:numPr>
        <w:spacing w:before="100" w:beforeAutospacing="1" w:after="100" w:afterAutospacing="1" w:line="300" w:lineRule="atLeast"/>
        <w:rPr>
          <w:del w:id="4" w:author="Funing Hu" w:date="2025-12-09T11:40:00Z" w16du:dateUtc="2025-12-09T03:40:00Z"/>
          <w:rFonts w:ascii="Segoe UI" w:hAnsi="Segoe UI" w:cs="Segoe UI"/>
          <w:sz w:val="21"/>
          <w:szCs w:val="21"/>
        </w:rPr>
      </w:pPr>
      <w:r>
        <w:rPr>
          <w:rFonts w:ascii="Segoe UI" w:hAnsi="Segoe UI" w:cs="Segoe UI"/>
          <w:sz w:val="21"/>
          <w:szCs w:val="21"/>
        </w:rPr>
        <w:t>PolyScope X General Integration Guide</w:t>
      </w:r>
    </w:p>
    <w:p w14:paraId="5E08C383" w14:textId="77777777" w:rsidR="00AB7551" w:rsidRDefault="00AB7551" w:rsidP="00AB7551">
      <w:pPr>
        <w:spacing w:before="100" w:beforeAutospacing="1" w:after="100" w:afterAutospacing="1" w:line="300" w:lineRule="atLeast"/>
        <w:ind w:left="1800"/>
        <w:rPr>
          <w:ins w:id="5" w:author="Funing Hu" w:date="2025-12-09T11:40:00Z" w16du:dateUtc="2025-12-09T03:40:00Z"/>
          <w:rFonts w:ascii="Segoe UI" w:hAnsi="Segoe UI" w:cs="Segoe UI"/>
          <w:sz w:val="21"/>
          <w:szCs w:val="21"/>
        </w:rPr>
      </w:pPr>
    </w:p>
    <w:p w14:paraId="10E4902A" w14:textId="4395C5FF" w:rsidR="00AB7551" w:rsidRDefault="00AB7551" w:rsidP="00AB7551">
      <w:pPr>
        <w:pStyle w:val="Heading2"/>
        <w:rPr>
          <w:ins w:id="6" w:author="Funing Hu" w:date="2025-12-09T11:43:00Z" w16du:dateUtc="2025-12-09T03:43:00Z"/>
          <w:lang w:eastAsia="zh-CN"/>
        </w:rPr>
      </w:pPr>
      <w:ins w:id="7" w:author="Funing Hu" w:date="2025-12-09T11:40:00Z" w16du:dateUtc="2025-12-09T03:40:00Z">
        <w:r>
          <w:rPr>
            <w:rFonts w:hint="eastAsia"/>
            <w:lang w:eastAsia="zh-CN"/>
          </w:rPr>
          <w:t>Technical resource</w:t>
        </w:r>
      </w:ins>
    </w:p>
    <w:p w14:paraId="77FEF50A" w14:textId="77777777" w:rsidR="00AB7551" w:rsidRDefault="00AB7551" w:rsidP="00AB7551">
      <w:pPr>
        <w:rPr>
          <w:ins w:id="8" w:author="Funing Hu" w:date="2025-12-09T11:51:00Z" w16du:dateUtc="2025-12-09T03:51:00Z"/>
          <w:lang w:eastAsia="zh-CN"/>
        </w:rPr>
      </w:pPr>
    </w:p>
    <w:p w14:paraId="0E2C0014" w14:textId="50CE8900" w:rsidR="00FB7D05" w:rsidRDefault="00FB7D05" w:rsidP="00AB7551">
      <w:pPr>
        <w:rPr>
          <w:ins w:id="9" w:author="Funing Hu" w:date="2025-12-09T11:43:00Z" w16du:dateUtc="2025-12-09T03:43:00Z"/>
          <w:rFonts w:hint="eastAsia"/>
          <w:lang w:eastAsia="zh-CN"/>
        </w:rPr>
      </w:pPr>
      <w:commentRangeStart w:id="10"/>
      <w:ins w:id="11" w:author="Funing Hu" w:date="2025-12-09T11:51:00Z" w16du:dateUtc="2025-12-09T03:51:00Z">
        <w:r>
          <w:rPr>
            <w:rFonts w:hint="eastAsia"/>
            <w:lang w:eastAsia="zh-CN"/>
          </w:rPr>
          <w:t>[</w:t>
        </w:r>
      </w:ins>
      <w:ins w:id="12" w:author="Funing Hu" w:date="2025-12-09T11:52:00Z" w16du:dateUtc="2025-12-09T03:52:00Z">
        <w:r w:rsidR="003F6208">
          <w:rPr>
            <w:rFonts w:hint="eastAsia"/>
            <w:lang w:eastAsia="zh-CN"/>
          </w:rPr>
          <w:t>comments</w:t>
        </w:r>
      </w:ins>
      <w:ins w:id="13" w:author="Funing Hu" w:date="2025-12-09T11:51:00Z" w16du:dateUtc="2025-12-09T03:51:00Z">
        <w:r>
          <w:rPr>
            <w:rFonts w:hint="eastAsia"/>
            <w:lang w:eastAsia="zh-CN"/>
          </w:rPr>
          <w:t>]</w:t>
        </w:r>
      </w:ins>
      <w:commentRangeEnd w:id="10"/>
      <w:ins w:id="14" w:author="Funing Hu" w:date="2025-12-09T11:52:00Z" w16du:dateUtc="2025-12-09T03:52:00Z">
        <w:r w:rsidR="003F6208">
          <w:rPr>
            <w:rStyle w:val="CommentReference"/>
          </w:rPr>
          <w:commentReference w:id="10"/>
        </w:r>
      </w:ins>
    </w:p>
    <w:p w14:paraId="2D511F5F" w14:textId="58AA55BA" w:rsidR="00AB7551" w:rsidRPr="00AB7551" w:rsidRDefault="00AB7551">
      <w:pPr>
        <w:rPr>
          <w:ins w:id="15" w:author="Funing Hu" w:date="2025-12-09T11:40:00Z" w16du:dateUtc="2025-12-09T03:40:00Z"/>
          <w:lang w:eastAsia="zh-CN"/>
          <w:rPrChange w:id="16" w:author="Funing Hu" w:date="2025-12-09T11:43:00Z" w16du:dateUtc="2025-12-09T03:43:00Z">
            <w:rPr>
              <w:ins w:id="17" w:author="Funing Hu" w:date="2025-12-09T11:40:00Z" w16du:dateUtc="2025-12-09T03:40:00Z"/>
              <w:rFonts w:ascii="Segoe UI" w:hAnsi="Segoe UI" w:cs="Segoe UI"/>
              <w:sz w:val="21"/>
              <w:szCs w:val="21"/>
              <w:lang w:eastAsia="zh-CN"/>
            </w:rPr>
          </w:rPrChange>
        </w:rPr>
        <w:pPrChange w:id="18" w:author="Funing Hu" w:date="2025-12-09T11:43:00Z" w16du:dateUtc="2025-12-09T03:43:00Z">
          <w:pPr>
            <w:numPr>
              <w:ilvl w:val="2"/>
              <w:numId w:val="16"/>
            </w:numPr>
            <w:tabs>
              <w:tab w:val="num" w:pos="2160"/>
            </w:tabs>
            <w:spacing w:before="100" w:beforeAutospacing="1" w:after="100" w:afterAutospacing="1" w:line="300" w:lineRule="atLeast"/>
            <w:ind w:left="2160" w:hanging="360"/>
          </w:pPr>
        </w:pPrChange>
      </w:pPr>
    </w:p>
    <w:p w14:paraId="5AC1FC3C" w14:textId="77777777" w:rsidR="006A3DA0" w:rsidRDefault="00FA68A6" w:rsidP="006A3DA0">
      <w:pPr>
        <w:spacing w:after="0" w:line="300" w:lineRule="atLeast"/>
        <w:rPr>
          <w:rFonts w:ascii="Segoe UI" w:hAnsi="Segoe UI" w:cs="Segoe UI"/>
          <w:sz w:val="21"/>
          <w:szCs w:val="21"/>
        </w:rPr>
      </w:pPr>
      <w:r>
        <w:rPr>
          <w:rFonts w:ascii="Segoe UI" w:hAnsi="Segoe UI" w:cs="Segoe UI"/>
          <w:sz w:val="21"/>
          <w:szCs w:val="21"/>
        </w:rPr>
        <w:pict w14:anchorId="498E1EEC">
          <v:rect id="_x0000_i1026" style="width:0;height:1.5pt" o:hralign="center" o:hrstd="t" o:hr="t" fillcolor="#a0a0a0" stroked="f"/>
        </w:pict>
      </w:r>
    </w:p>
    <w:p w14:paraId="5EF67997" w14:textId="77424298" w:rsidR="006A3DA0" w:rsidRPr="00AB7551" w:rsidRDefault="006A3DA0">
      <w:pPr>
        <w:pStyle w:val="Heading2"/>
        <w:rPr>
          <w:lang w:eastAsia="zh-CN"/>
          <w:rPrChange w:id="19" w:author="Funing Hu" w:date="2025-12-09T11:43:00Z" w16du:dateUtc="2025-12-09T03:43:00Z">
            <w:rPr>
              <w:sz w:val="27"/>
              <w:szCs w:val="27"/>
            </w:rPr>
          </w:rPrChange>
        </w:rPr>
        <w:pPrChange w:id="20" w:author="Funing Hu" w:date="2025-12-09T11:45:00Z" w16du:dateUtc="2025-12-09T03:45:00Z">
          <w:pPr>
            <w:pStyle w:val="Heading2"/>
            <w:numPr>
              <w:ilvl w:val="0"/>
              <w:numId w:val="0"/>
            </w:numPr>
            <w:ind w:left="0" w:firstLine="0"/>
          </w:pPr>
        </w:pPrChange>
      </w:pPr>
      <w:r w:rsidRPr="00AB7551">
        <w:rPr>
          <w:lang w:eastAsia="zh-CN"/>
          <w:rPrChange w:id="21" w:author="Funing Hu" w:date="2025-12-09T11:44:00Z" w16du:dateUtc="2025-12-09T03:44:00Z">
            <w:rPr>
              <w:rStyle w:val="Strong"/>
              <w:rFonts w:ascii="Segoe UI" w:hAnsi="Segoe UI" w:cs="Segoe UI"/>
              <w:b w:val="0"/>
              <w:bCs w:val="0"/>
            </w:rPr>
          </w:rPrChange>
        </w:rPr>
        <w:t>Technical Scoping</w:t>
      </w:r>
    </w:p>
    <w:p w14:paraId="30A36FFF" w14:textId="77777777" w:rsidR="006A3DA0" w:rsidRPr="00775B63" w:rsidRDefault="006A3DA0" w:rsidP="006A3DA0">
      <w:pPr>
        <w:pStyle w:val="NormalWeb"/>
        <w:spacing w:line="300" w:lineRule="atLeast"/>
        <w:rPr>
          <w:rFonts w:ascii="Segoe UI" w:hAnsi="Segoe UI" w:cs="Segoe UI"/>
          <w:sz w:val="21"/>
          <w:szCs w:val="21"/>
          <w:highlight w:val="lightGray"/>
        </w:rPr>
      </w:pPr>
      <w:r w:rsidRPr="00775B63">
        <w:rPr>
          <w:rFonts w:ascii="Segoe UI" w:hAnsi="Segoe UI" w:cs="Segoe UI"/>
          <w:sz w:val="21"/>
          <w:szCs w:val="21"/>
          <w:highlight w:val="lightGray"/>
        </w:rPr>
        <w:t>The technical scoping call defines the project scope in detail. Developers should be prepared to discuss:</w:t>
      </w:r>
    </w:p>
    <w:p w14:paraId="090C50D3" w14:textId="339E6791" w:rsidR="006A3DA0" w:rsidRPr="007E7962" w:rsidRDefault="006A3DA0" w:rsidP="00613384">
      <w:pPr>
        <w:numPr>
          <w:ilvl w:val="0"/>
          <w:numId w:val="17"/>
        </w:numPr>
        <w:spacing w:before="100" w:beforeAutospacing="1" w:after="100" w:afterAutospacing="1" w:line="300" w:lineRule="atLeast"/>
        <w:rPr>
          <w:rFonts w:ascii="Segoe UI" w:hAnsi="Segoe UI" w:cs="Segoe UI"/>
          <w:b/>
          <w:color w:val="FF0000"/>
          <w:sz w:val="21"/>
          <w:szCs w:val="21"/>
          <w:highlight w:val="lightGray"/>
        </w:rPr>
      </w:pPr>
      <w:r w:rsidRPr="007E7962">
        <w:rPr>
          <w:rFonts w:ascii="Segoe UI" w:hAnsi="Segoe UI" w:cs="Segoe UI"/>
          <w:b/>
          <w:color w:val="FF0000"/>
          <w:sz w:val="21"/>
          <w:szCs w:val="21"/>
          <w:highlight w:val="lightGray"/>
        </w:rPr>
        <w:t xml:space="preserve">Product type </w:t>
      </w:r>
      <w:proofErr w:type="gramStart"/>
      <w:r w:rsidRPr="007E7962">
        <w:rPr>
          <w:rFonts w:ascii="Segoe UI" w:hAnsi="Segoe UI" w:cs="Segoe UI"/>
          <w:b/>
          <w:color w:val="FF0000"/>
          <w:sz w:val="21"/>
          <w:szCs w:val="21"/>
          <w:highlight w:val="lightGray"/>
        </w:rPr>
        <w:t>( Component</w:t>
      </w:r>
      <w:proofErr w:type="gramEnd"/>
      <w:r w:rsidRPr="007E7962">
        <w:rPr>
          <w:rFonts w:ascii="Segoe UI" w:hAnsi="Segoe UI" w:cs="Segoe UI"/>
          <w:b/>
          <w:color w:val="FF0000"/>
          <w:sz w:val="21"/>
          <w:szCs w:val="21"/>
          <w:highlight w:val="lightGray"/>
        </w:rPr>
        <w:t>,</w:t>
      </w:r>
      <w:r w:rsidR="007E7962">
        <w:rPr>
          <w:rFonts w:ascii="Segoe UI" w:hAnsi="Segoe UI" w:cs="Segoe UI"/>
          <w:b/>
          <w:color w:val="FF0000"/>
          <w:sz w:val="21"/>
          <w:szCs w:val="21"/>
          <w:highlight w:val="lightGray"/>
        </w:rPr>
        <w:t xml:space="preserve"> Software, Solution &amp; </w:t>
      </w:r>
      <w:r w:rsidRPr="007E7962">
        <w:rPr>
          <w:rFonts w:ascii="Segoe UI" w:hAnsi="Segoe UI" w:cs="Segoe UI"/>
          <w:b/>
          <w:color w:val="FF0000"/>
          <w:sz w:val="21"/>
          <w:szCs w:val="21"/>
          <w:highlight w:val="lightGray"/>
        </w:rPr>
        <w:t>Kit</w:t>
      </w:r>
      <w:r w:rsidR="00956417">
        <w:rPr>
          <w:rFonts w:ascii="Segoe UI" w:hAnsi="Segoe UI" w:cs="Segoe UI"/>
          <w:b/>
          <w:color w:val="FF0000"/>
          <w:sz w:val="21"/>
          <w:szCs w:val="21"/>
          <w:highlight w:val="lightGray"/>
        </w:rPr>
        <w:t xml:space="preserve"> </w:t>
      </w:r>
      <w:r w:rsidRPr="007E7962">
        <w:rPr>
          <w:rFonts w:ascii="Segoe UI" w:hAnsi="Segoe UI" w:cs="Segoe UI"/>
          <w:b/>
          <w:color w:val="FF0000"/>
          <w:sz w:val="21"/>
          <w:szCs w:val="21"/>
          <w:highlight w:val="lightGray"/>
        </w:rPr>
        <w:t>)</w:t>
      </w:r>
    </w:p>
    <w:p w14:paraId="38855132" w14:textId="77777777" w:rsidR="006A3DA0" w:rsidRPr="00775B63" w:rsidRDefault="006A3DA0" w:rsidP="00613384">
      <w:pPr>
        <w:numPr>
          <w:ilvl w:val="0"/>
          <w:numId w:val="17"/>
        </w:numPr>
        <w:spacing w:before="100" w:beforeAutospacing="1" w:after="100" w:afterAutospacing="1" w:line="300" w:lineRule="atLeast"/>
        <w:rPr>
          <w:rFonts w:ascii="Segoe UI" w:hAnsi="Segoe UI" w:cs="Segoe UI"/>
          <w:sz w:val="21"/>
          <w:szCs w:val="21"/>
          <w:highlight w:val="lightGray"/>
        </w:rPr>
      </w:pPr>
      <w:r w:rsidRPr="00775B63">
        <w:rPr>
          <w:rFonts w:ascii="Segoe UI" w:hAnsi="Segoe UI" w:cs="Segoe UI"/>
          <w:sz w:val="21"/>
          <w:szCs w:val="21"/>
          <w:highlight w:val="lightGray"/>
        </w:rPr>
        <w:t>Problem solved and differentiation</w:t>
      </w:r>
    </w:p>
    <w:p w14:paraId="0E790A78" w14:textId="3CCFFBD7" w:rsidR="00613384" w:rsidRPr="00775B63" w:rsidRDefault="00613384" w:rsidP="00613384">
      <w:pPr>
        <w:numPr>
          <w:ilvl w:val="0"/>
          <w:numId w:val="17"/>
        </w:numPr>
        <w:spacing w:before="100" w:beforeAutospacing="1" w:after="100" w:afterAutospacing="1" w:line="300" w:lineRule="atLeast"/>
        <w:rPr>
          <w:rFonts w:ascii="Segoe UI" w:hAnsi="Segoe UI" w:cs="Segoe UI"/>
          <w:sz w:val="21"/>
          <w:szCs w:val="21"/>
          <w:highlight w:val="lightGray"/>
        </w:rPr>
      </w:pPr>
      <w:r w:rsidRPr="00775B63">
        <w:rPr>
          <w:rFonts w:ascii="Segoe UI" w:hAnsi="Segoe UI" w:cs="Segoe UI"/>
          <w:sz w:val="21"/>
          <w:szCs w:val="21"/>
          <w:highlight w:val="lightGray"/>
        </w:rPr>
        <w:t>Product differentiation to existing ecosystem products</w:t>
      </w:r>
    </w:p>
    <w:p w14:paraId="6D88BAE3" w14:textId="77777777" w:rsidR="006A3DA0" w:rsidRPr="00775B63" w:rsidRDefault="006A3DA0" w:rsidP="00613384">
      <w:pPr>
        <w:numPr>
          <w:ilvl w:val="0"/>
          <w:numId w:val="17"/>
        </w:numPr>
        <w:spacing w:before="100" w:beforeAutospacing="1" w:after="100" w:afterAutospacing="1" w:line="300" w:lineRule="atLeast"/>
        <w:rPr>
          <w:rFonts w:ascii="Segoe UI" w:hAnsi="Segoe UI" w:cs="Segoe UI"/>
          <w:sz w:val="21"/>
          <w:szCs w:val="21"/>
          <w:highlight w:val="lightGray"/>
        </w:rPr>
      </w:pPr>
      <w:r w:rsidRPr="00775B63">
        <w:rPr>
          <w:rFonts w:ascii="Segoe UI" w:hAnsi="Segoe UI" w:cs="Segoe UI"/>
          <w:sz w:val="21"/>
          <w:szCs w:val="21"/>
          <w:highlight w:val="lightGray"/>
        </w:rPr>
        <w:t>Physical interaction with the robot</w:t>
      </w:r>
    </w:p>
    <w:p w14:paraId="31767A7F" w14:textId="77777777" w:rsidR="006A3DA0" w:rsidRPr="00775B63" w:rsidRDefault="006A3DA0" w:rsidP="00613384">
      <w:pPr>
        <w:numPr>
          <w:ilvl w:val="0"/>
          <w:numId w:val="17"/>
        </w:numPr>
        <w:spacing w:before="100" w:beforeAutospacing="1" w:after="100" w:afterAutospacing="1" w:line="300" w:lineRule="atLeast"/>
        <w:rPr>
          <w:rFonts w:ascii="Segoe UI" w:hAnsi="Segoe UI" w:cs="Segoe UI"/>
          <w:sz w:val="21"/>
          <w:szCs w:val="21"/>
          <w:highlight w:val="lightGray"/>
        </w:rPr>
      </w:pPr>
      <w:r w:rsidRPr="00775B63">
        <w:rPr>
          <w:rFonts w:ascii="Segoe UI" w:hAnsi="Segoe UI" w:cs="Segoe UI"/>
          <w:sz w:val="21"/>
          <w:szCs w:val="21"/>
          <w:highlight w:val="lightGray"/>
        </w:rPr>
        <w:t>Communication protocols and external software integration</w:t>
      </w:r>
    </w:p>
    <w:p w14:paraId="2946207F" w14:textId="77777777" w:rsidR="006A3DA0" w:rsidRPr="00775B63" w:rsidRDefault="006A3DA0" w:rsidP="00613384">
      <w:pPr>
        <w:numPr>
          <w:ilvl w:val="0"/>
          <w:numId w:val="17"/>
        </w:numPr>
        <w:spacing w:before="100" w:beforeAutospacing="1" w:after="100" w:afterAutospacing="1" w:line="300" w:lineRule="atLeast"/>
        <w:rPr>
          <w:rFonts w:ascii="Segoe UI" w:hAnsi="Segoe UI" w:cs="Segoe UI"/>
          <w:sz w:val="21"/>
          <w:szCs w:val="21"/>
          <w:highlight w:val="lightGray"/>
        </w:rPr>
      </w:pPr>
      <w:r w:rsidRPr="00775B63">
        <w:rPr>
          <w:rFonts w:ascii="Segoe UI" w:hAnsi="Segoe UI" w:cs="Segoe UI"/>
          <w:sz w:val="21"/>
          <w:szCs w:val="21"/>
          <w:highlight w:val="lightGray"/>
        </w:rPr>
        <w:t>URCap functionality (if applicable)</w:t>
      </w:r>
    </w:p>
    <w:p w14:paraId="0259711F" w14:textId="77777777" w:rsidR="006A3DA0" w:rsidDel="00FB7D05" w:rsidRDefault="00FA68A6" w:rsidP="006A3DA0">
      <w:pPr>
        <w:spacing w:after="0" w:line="300" w:lineRule="atLeast"/>
        <w:rPr>
          <w:del w:id="22" w:author="Funing Hu" w:date="2025-12-09T11:51:00Z" w16du:dateUtc="2025-12-09T03:51:00Z"/>
          <w:rFonts w:ascii="Segoe UI" w:hAnsi="Segoe UI" w:cs="Segoe UI"/>
          <w:sz w:val="21"/>
          <w:szCs w:val="21"/>
        </w:rPr>
      </w:pPr>
      <w:r>
        <w:rPr>
          <w:rFonts w:ascii="Segoe UI" w:hAnsi="Segoe UI" w:cs="Segoe UI"/>
          <w:sz w:val="21"/>
          <w:szCs w:val="21"/>
        </w:rPr>
        <w:pict w14:anchorId="6C45116F">
          <v:rect id="_x0000_i1027" style="width:0;height:1.5pt" o:hralign="center" o:hrstd="t" o:hr="t" fillcolor="#a0a0a0" stroked="f"/>
        </w:pict>
      </w:r>
    </w:p>
    <w:p w14:paraId="18BF3CE8" w14:textId="6445F290" w:rsidR="00875AEB" w:rsidRDefault="00875AEB" w:rsidP="00FB7D05">
      <w:pPr>
        <w:spacing w:after="0" w:line="300" w:lineRule="atLeast"/>
        <w:rPr>
          <w:ins w:id="23" w:author="Funing Hu" w:date="2025-12-09T11:51:00Z" w16du:dateUtc="2025-12-09T03:51:00Z"/>
          <w:rFonts w:hint="eastAsia"/>
          <w:lang w:eastAsia="zh-CN"/>
        </w:rPr>
        <w:pPrChange w:id="24" w:author="Funing Hu" w:date="2025-12-09T11:51:00Z" w16du:dateUtc="2025-12-09T03:51:00Z">
          <w:pPr>
            <w:pStyle w:val="Heading2"/>
          </w:pPr>
        </w:pPrChange>
      </w:pPr>
    </w:p>
    <w:p w14:paraId="3C556297" w14:textId="1E4A056F" w:rsidR="006A3DA0" w:rsidRPr="00ED752B" w:rsidRDefault="006A3DA0" w:rsidP="00ED752B">
      <w:pPr>
        <w:pStyle w:val="Heading2"/>
        <w:rPr>
          <w:lang w:eastAsia="zh-CN"/>
        </w:rPr>
      </w:pPr>
      <w:r w:rsidRPr="00ED752B">
        <w:rPr>
          <w:lang w:eastAsia="zh-CN"/>
        </w:rPr>
        <w:t>Development Deliverables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9"/>
        <w:gridCol w:w="3662"/>
        <w:gridCol w:w="3464"/>
      </w:tblGrid>
      <w:tr w:rsidR="00613384" w14:paraId="34290FEF" w14:textId="77777777" w:rsidTr="002E7775">
        <w:trPr>
          <w:tblHeader/>
          <w:tblCellSpacing w:w="15" w:type="dxa"/>
        </w:trPr>
        <w:tc>
          <w:tcPr>
            <w:tcW w:w="0" w:type="auto"/>
            <w:vAlign w:val="center"/>
            <w:hideMark/>
          </w:tcPr>
          <w:p w14:paraId="32B41AC4" w14:textId="77777777" w:rsidR="006A3DA0" w:rsidRDefault="006A3DA0">
            <w:pPr>
              <w:jc w:val="center"/>
              <w:rPr>
                <w:rFonts w:ascii="Times New Roman" w:hAnsi="Times New Roman" w:cs="Times New Roman"/>
                <w:b/>
                <w:bCs/>
              </w:rPr>
            </w:pPr>
            <w:r>
              <w:rPr>
                <w:b/>
                <w:bCs/>
              </w:rPr>
              <w:t>Deliverable</w:t>
            </w:r>
          </w:p>
        </w:tc>
        <w:tc>
          <w:tcPr>
            <w:tcW w:w="0" w:type="auto"/>
            <w:vAlign w:val="center"/>
            <w:hideMark/>
          </w:tcPr>
          <w:p w14:paraId="4273AEDD" w14:textId="77777777" w:rsidR="006A3DA0" w:rsidRDefault="006A3DA0">
            <w:pPr>
              <w:jc w:val="center"/>
              <w:rPr>
                <w:b/>
                <w:bCs/>
              </w:rPr>
            </w:pPr>
            <w:r>
              <w:rPr>
                <w:b/>
                <w:bCs/>
              </w:rPr>
              <w:t>UR+ Component</w:t>
            </w:r>
          </w:p>
        </w:tc>
        <w:tc>
          <w:tcPr>
            <w:tcW w:w="0" w:type="auto"/>
            <w:vAlign w:val="center"/>
            <w:hideMark/>
          </w:tcPr>
          <w:p w14:paraId="6B083012" w14:textId="77777777" w:rsidR="006A3DA0" w:rsidRDefault="006A3DA0">
            <w:pPr>
              <w:jc w:val="center"/>
              <w:rPr>
                <w:b/>
                <w:bCs/>
              </w:rPr>
            </w:pPr>
            <w:r>
              <w:rPr>
                <w:b/>
                <w:bCs/>
              </w:rPr>
              <w:t>UR+ Application Kit</w:t>
            </w:r>
          </w:p>
        </w:tc>
      </w:tr>
      <w:tr w:rsidR="00613384" w14:paraId="49F0F432" w14:textId="77777777" w:rsidTr="002E7775">
        <w:trPr>
          <w:tblCellSpacing w:w="15" w:type="dxa"/>
        </w:trPr>
        <w:tc>
          <w:tcPr>
            <w:tcW w:w="0" w:type="auto"/>
            <w:vAlign w:val="center"/>
            <w:hideMark/>
          </w:tcPr>
          <w:p w14:paraId="26552528" w14:textId="77777777" w:rsidR="006A3DA0" w:rsidRDefault="006A3DA0">
            <w:r>
              <w:rPr>
                <w:rStyle w:val="Strong"/>
              </w:rPr>
              <w:t>Hardware</w:t>
            </w:r>
          </w:p>
        </w:tc>
        <w:tc>
          <w:tcPr>
            <w:tcW w:w="0" w:type="auto"/>
            <w:vAlign w:val="center"/>
            <w:hideMark/>
          </w:tcPr>
          <w:p w14:paraId="2B7F4780" w14:textId="76797647" w:rsidR="006A3DA0" w:rsidRDefault="00613384" w:rsidP="00613384">
            <w:r>
              <w:t>This is the main deliverable and should be presented in the way an end user can expect to receive the product. This will include your product, any external parts, mounting hardware and tools, and electrical components and tools. The end user should not need any extra equipment to set up the product.</w:t>
            </w:r>
          </w:p>
        </w:tc>
        <w:tc>
          <w:tcPr>
            <w:tcW w:w="0" w:type="auto"/>
            <w:vAlign w:val="center"/>
            <w:hideMark/>
          </w:tcPr>
          <w:p w14:paraId="4CE6B66B" w14:textId="16CAB283" w:rsidR="006A3DA0" w:rsidRDefault="00613384" w:rsidP="00613384">
            <w:r>
              <w:t>This is the main deliverable and should contain all the subcomponents listed in the scope of the application kit. Each subcomponent, and the overall kit should contain all necessary equipment and parts to set up the kit.</w:t>
            </w:r>
          </w:p>
        </w:tc>
      </w:tr>
      <w:tr w:rsidR="00613384" w14:paraId="24329EBD" w14:textId="77777777" w:rsidTr="002E7775">
        <w:trPr>
          <w:tblCellSpacing w:w="15" w:type="dxa"/>
        </w:trPr>
        <w:tc>
          <w:tcPr>
            <w:tcW w:w="0" w:type="auto"/>
            <w:vAlign w:val="center"/>
            <w:hideMark/>
          </w:tcPr>
          <w:p w14:paraId="3BD50D63" w14:textId="77777777" w:rsidR="006A3DA0" w:rsidRDefault="006A3DA0">
            <w:r>
              <w:rPr>
                <w:rStyle w:val="Strong"/>
              </w:rPr>
              <w:t>Software</w:t>
            </w:r>
          </w:p>
        </w:tc>
        <w:tc>
          <w:tcPr>
            <w:tcW w:w="0" w:type="auto"/>
            <w:vAlign w:val="center"/>
            <w:hideMark/>
          </w:tcPr>
          <w:p w14:paraId="776F6607" w14:textId="25E3EF9B" w:rsidR="006A3DA0" w:rsidRDefault="00775B63" w:rsidP="00613384">
            <w:pPr>
              <w:rPr>
                <w:lang w:eastAsia="zh-CN"/>
              </w:rPr>
            </w:pPr>
            <w:r w:rsidRPr="00775B63">
              <w:rPr>
                <w:highlight w:val="lightGray"/>
              </w:rPr>
              <w:t xml:space="preserve">If a URCap is required for product integration, this must be aligned with the UR+ team during the scoping phase. In such cases, the URCap should be made easily accessible to users—either via online </w:t>
            </w:r>
            <w:r w:rsidRPr="00775B63">
              <w:rPr>
                <w:highlight w:val="lightGray"/>
              </w:rPr>
              <w:lastRenderedPageBreak/>
              <w:t xml:space="preserve">download or provided on a USB stick and included in the Bill of Materials (BOM). Any external software necessary for product operation must also be provided in the same manner. If no URCap is provided, the product must still include all necessary resources to ensure a seamless integration and deployment experience. This includes sample programs, </w:t>
            </w:r>
            <w:proofErr w:type="spellStart"/>
            <w:r w:rsidRPr="00775B63">
              <w:rPr>
                <w:highlight w:val="lightGray"/>
              </w:rPr>
              <w:t>URScript</w:t>
            </w:r>
            <w:proofErr w:type="spellEnd"/>
            <w:r w:rsidRPr="00775B63">
              <w:rPr>
                <w:highlight w:val="lightGray"/>
              </w:rPr>
              <w:t xml:space="preserve"> code, configuration modules, </w:t>
            </w:r>
            <w:commentRangeStart w:id="25"/>
            <w:del w:id="26" w:author="Funing Hu" w:date="2025-12-09T11:01:00Z" w16du:dateUtc="2025-12-09T03:01:00Z">
              <w:r w:rsidRPr="00775B63" w:rsidDel="003A5748">
                <w:rPr>
                  <w:highlight w:val="lightGray"/>
                </w:rPr>
                <w:delText>and comprehensive documentation that guides users through setup and usage.</w:delText>
              </w:r>
            </w:del>
            <w:commentRangeEnd w:id="25"/>
            <w:r w:rsidR="003A5748">
              <w:rPr>
                <w:rStyle w:val="CommentReference"/>
              </w:rPr>
              <w:commentReference w:id="25"/>
            </w:r>
          </w:p>
        </w:tc>
        <w:tc>
          <w:tcPr>
            <w:tcW w:w="0" w:type="auto"/>
            <w:vAlign w:val="center"/>
            <w:hideMark/>
          </w:tcPr>
          <w:p w14:paraId="07AA1D4C" w14:textId="5538B08C" w:rsidR="006A3DA0" w:rsidRDefault="006A3DA0" w:rsidP="00613384">
            <w:r>
              <w:lastRenderedPageBreak/>
              <w:t>Al</w:t>
            </w:r>
            <w:r w:rsidR="00613384">
              <w:t xml:space="preserve">l URCaps used in the UR+ application kit must be provided. Any additional software needed must also </w:t>
            </w:r>
            <w:r w:rsidR="00775B63">
              <w:t>be provided</w:t>
            </w:r>
            <w:r w:rsidR="00613384">
              <w:t xml:space="preserve"> to the user. If the URCaps or external software is not available for easy download, it must be </w:t>
            </w:r>
            <w:r w:rsidR="00613384">
              <w:lastRenderedPageBreak/>
              <w:t>provided through a USB stick and added to the BOM. Hardware required to interface from the external software to the robot must also be included.</w:t>
            </w:r>
          </w:p>
        </w:tc>
      </w:tr>
      <w:tr w:rsidR="002E7775" w14:paraId="7872FB30" w14:textId="77777777" w:rsidTr="00093D0F">
        <w:trPr>
          <w:tblCellSpacing w:w="15" w:type="dxa"/>
          <w:ins w:id="27" w:author="Funing Hu" w:date="2025-12-09T11:04:00Z"/>
        </w:trPr>
        <w:tc>
          <w:tcPr>
            <w:tcW w:w="0" w:type="auto"/>
            <w:vMerge w:val="restart"/>
            <w:vAlign w:val="center"/>
          </w:tcPr>
          <w:p w14:paraId="6DD1C6AE" w14:textId="1B54F102" w:rsidR="002E7775" w:rsidRDefault="002E7775" w:rsidP="00DA1ECC">
            <w:pPr>
              <w:rPr>
                <w:ins w:id="28" w:author="Funing Hu" w:date="2025-12-09T11:04:00Z" w16du:dateUtc="2025-12-09T03:04:00Z"/>
                <w:rStyle w:val="Strong"/>
                <w:lang w:eastAsia="zh-CN"/>
              </w:rPr>
            </w:pPr>
            <w:r>
              <w:rPr>
                <w:rStyle w:val="Strong"/>
              </w:rPr>
              <w:lastRenderedPageBreak/>
              <w:t>Documentation</w:t>
            </w:r>
          </w:p>
        </w:tc>
        <w:tc>
          <w:tcPr>
            <w:tcW w:w="0" w:type="auto"/>
            <w:gridSpan w:val="2"/>
            <w:vAlign w:val="center"/>
          </w:tcPr>
          <w:p w14:paraId="289BBACF" w14:textId="77777777" w:rsidR="002E7775" w:rsidRDefault="00266B9F" w:rsidP="00775B63">
            <w:pPr>
              <w:rPr>
                <w:ins w:id="29" w:author="Funing Hu" w:date="2025-12-09T11:09:00Z" w16du:dateUtc="2025-12-09T03:09:00Z"/>
              </w:rPr>
            </w:pPr>
            <w:ins w:id="30" w:author="Funing Hu" w:date="2025-12-09T11:05:00Z" w16du:dateUtc="2025-12-09T03:05:00Z">
              <w:r>
                <w:t xml:space="preserve">All </w:t>
              </w:r>
              <w:commentRangeStart w:id="31"/>
              <w:r>
                <w:t xml:space="preserve">UR+ </w:t>
              </w:r>
              <w:r>
                <w:rPr>
                  <w:rFonts w:hint="eastAsia"/>
                  <w:lang w:eastAsia="zh-CN"/>
                </w:rPr>
                <w:t>Products</w:t>
              </w:r>
              <w:r>
                <w:t xml:space="preserve"> must include a UR specific user manual that guides users through mechanical and electrical setup of the product on the robot, as well as information on the installation and navigation of the URCap and its functions</w:t>
              </w:r>
            </w:ins>
            <w:commentRangeEnd w:id="31"/>
            <w:ins w:id="32" w:author="Funing Hu" w:date="2025-12-09T11:06:00Z" w16du:dateUtc="2025-12-09T03:06:00Z">
              <w:r w:rsidR="004B1B8A">
                <w:rPr>
                  <w:rStyle w:val="CommentReference"/>
                </w:rPr>
                <w:commentReference w:id="31"/>
              </w:r>
            </w:ins>
            <w:ins w:id="33" w:author="Funing Hu" w:date="2025-12-09T11:05:00Z" w16du:dateUtc="2025-12-09T03:05:00Z">
              <w:r>
                <w:t>.</w:t>
              </w:r>
            </w:ins>
          </w:p>
          <w:p w14:paraId="0BB2CEE7" w14:textId="77777777" w:rsidR="00E87A28" w:rsidRDefault="00577874" w:rsidP="00775B63">
            <w:pPr>
              <w:rPr>
                <w:ins w:id="34" w:author="Funing Hu" w:date="2025-12-09T11:11:00Z" w16du:dateUtc="2025-12-09T03:11:00Z"/>
                <w:lang w:eastAsia="zh-CN"/>
              </w:rPr>
            </w:pPr>
            <w:ins w:id="35" w:author="Funing Hu" w:date="2025-12-09T11:11:00Z" w16du:dateUtc="2025-12-09T03:11:00Z">
              <w:r>
                <w:rPr>
                  <w:rFonts w:hint="eastAsia"/>
                  <w:lang w:eastAsia="zh-CN"/>
                </w:rPr>
                <w:t>The manual should cover</w:t>
              </w:r>
              <w:r w:rsidR="00E87A28">
                <w:rPr>
                  <w:rFonts w:hint="eastAsia"/>
                  <w:lang w:eastAsia="zh-CN"/>
                </w:rPr>
                <w:t>, but not limited as below:</w:t>
              </w:r>
            </w:ins>
          </w:p>
          <w:p w14:paraId="0BF8EAF4" w14:textId="77777777" w:rsidR="00E87A28" w:rsidRDefault="00E87A28" w:rsidP="00E87A28">
            <w:pPr>
              <w:pStyle w:val="ListParagraph"/>
              <w:numPr>
                <w:ilvl w:val="0"/>
                <w:numId w:val="23"/>
              </w:numPr>
              <w:rPr>
                <w:ins w:id="36" w:author="Funing Hu" w:date="2025-12-09T11:12:00Z" w16du:dateUtc="2025-12-09T03:12:00Z"/>
                <w:lang w:eastAsia="zh-CN"/>
              </w:rPr>
            </w:pPr>
            <w:ins w:id="37" w:author="Funing Hu" w:date="2025-12-09T11:11:00Z" w16du:dateUtc="2025-12-09T03:11:00Z">
              <w:r>
                <w:rPr>
                  <w:lang w:eastAsia="zh-CN"/>
                </w:rPr>
                <w:t>C</w:t>
              </w:r>
              <w:r>
                <w:rPr>
                  <w:rFonts w:hint="eastAsia"/>
                  <w:lang w:eastAsia="zh-CN"/>
                </w:rPr>
                <w:t>obot TCP (Tool Center Point</w:t>
              </w:r>
            </w:ins>
            <w:ins w:id="38" w:author="Funing Hu" w:date="2025-12-09T11:12:00Z" w16du:dateUtc="2025-12-09T03:12:00Z">
              <w:r>
                <w:rPr>
                  <w:rFonts w:hint="eastAsia"/>
                  <w:lang w:eastAsia="zh-CN"/>
                </w:rPr>
                <w:t>) configuration</w:t>
              </w:r>
            </w:ins>
          </w:p>
          <w:p w14:paraId="0EAC2DB7" w14:textId="77777777" w:rsidR="00721A5C" w:rsidRDefault="00721A5C" w:rsidP="00E87A28">
            <w:pPr>
              <w:pStyle w:val="ListParagraph"/>
              <w:numPr>
                <w:ilvl w:val="0"/>
                <w:numId w:val="23"/>
              </w:numPr>
              <w:rPr>
                <w:ins w:id="39" w:author="Funing Hu" w:date="2025-12-09T11:12:00Z" w16du:dateUtc="2025-12-09T03:12:00Z"/>
                <w:lang w:eastAsia="zh-CN"/>
              </w:rPr>
            </w:pPr>
            <w:ins w:id="40" w:author="Funing Hu" w:date="2025-12-09T11:12:00Z" w16du:dateUtc="2025-12-09T03:12:00Z">
              <w:r>
                <w:rPr>
                  <w:rFonts w:hint="eastAsia"/>
                  <w:lang w:eastAsia="zh-CN"/>
                </w:rPr>
                <w:t>Cobot mounting configuration</w:t>
              </w:r>
            </w:ins>
          </w:p>
          <w:p w14:paraId="6866836E" w14:textId="77777777" w:rsidR="00721A5C" w:rsidRDefault="00721A5C" w:rsidP="00E87A28">
            <w:pPr>
              <w:pStyle w:val="ListParagraph"/>
              <w:numPr>
                <w:ilvl w:val="0"/>
                <w:numId w:val="23"/>
              </w:numPr>
              <w:rPr>
                <w:ins w:id="41" w:author="Funing Hu" w:date="2025-12-09T11:12:00Z" w16du:dateUtc="2025-12-09T03:12:00Z"/>
                <w:lang w:eastAsia="zh-CN"/>
              </w:rPr>
            </w:pPr>
            <w:ins w:id="42" w:author="Funing Hu" w:date="2025-12-09T11:12:00Z" w16du:dateUtc="2025-12-09T03:12:00Z">
              <w:r>
                <w:rPr>
                  <w:rFonts w:hint="eastAsia"/>
                  <w:lang w:eastAsia="zh-CN"/>
                </w:rPr>
                <w:t>Cobot payload settings</w:t>
              </w:r>
            </w:ins>
          </w:p>
          <w:p w14:paraId="3D2C3E95" w14:textId="77777777" w:rsidR="000D2A71" w:rsidRDefault="00721A5C" w:rsidP="00E87A28">
            <w:pPr>
              <w:pStyle w:val="ListParagraph"/>
              <w:numPr>
                <w:ilvl w:val="0"/>
                <w:numId w:val="23"/>
              </w:numPr>
              <w:rPr>
                <w:ins w:id="43" w:author="Funing Hu" w:date="2025-12-09T11:13:00Z" w16du:dateUtc="2025-12-09T03:13:00Z"/>
                <w:lang w:eastAsia="zh-CN"/>
              </w:rPr>
            </w:pPr>
            <w:ins w:id="44" w:author="Funing Hu" w:date="2025-12-09T11:12:00Z" w16du:dateUtc="2025-12-09T03:12:00Z">
              <w:r>
                <w:rPr>
                  <w:rFonts w:hint="eastAsia"/>
                  <w:lang w:eastAsia="zh-CN"/>
                </w:rPr>
                <w:t xml:space="preserve">Tool-IO </w:t>
              </w:r>
            </w:ins>
            <w:ins w:id="45" w:author="Funing Hu" w:date="2025-12-09T11:13:00Z" w16du:dateUtc="2025-12-09T03:13:00Z">
              <w:r w:rsidR="000D2A71">
                <w:rPr>
                  <w:rFonts w:hint="eastAsia"/>
                  <w:lang w:eastAsia="zh-CN"/>
                </w:rPr>
                <w:t>configuration</w:t>
              </w:r>
            </w:ins>
          </w:p>
          <w:p w14:paraId="73D7B705" w14:textId="0D8A4B49" w:rsidR="00056826" w:rsidRDefault="00CA75AB" w:rsidP="008A789E">
            <w:pPr>
              <w:pStyle w:val="ListParagraph"/>
              <w:numPr>
                <w:ilvl w:val="0"/>
                <w:numId w:val="23"/>
              </w:numPr>
              <w:rPr>
                <w:ins w:id="46" w:author="Funing Hu" w:date="2025-12-09T11:18:00Z" w16du:dateUtc="2025-12-09T03:18:00Z"/>
                <w:lang w:eastAsia="zh-CN"/>
              </w:rPr>
            </w:pPr>
            <w:ins w:id="47" w:author="Funing Hu" w:date="2025-12-09T11:13:00Z" w16du:dateUtc="2025-12-09T03:13:00Z">
              <w:r>
                <w:rPr>
                  <w:rFonts w:hint="eastAsia"/>
                  <w:lang w:eastAsia="zh-CN"/>
                </w:rPr>
                <w:t>Safety IO / Plan configuration (if applicable)</w:t>
              </w:r>
            </w:ins>
          </w:p>
          <w:p w14:paraId="022F0F72" w14:textId="546CD5B6" w:rsidR="008A789E" w:rsidRDefault="008A789E">
            <w:pPr>
              <w:pStyle w:val="ListParagraph"/>
              <w:numPr>
                <w:ilvl w:val="0"/>
                <w:numId w:val="23"/>
              </w:numPr>
              <w:rPr>
                <w:ins w:id="48" w:author="Funing Hu" w:date="2025-12-09T11:08:00Z" w16du:dateUtc="2025-12-09T03:08:00Z"/>
                <w:lang w:eastAsia="zh-CN"/>
              </w:rPr>
              <w:pPrChange w:id="49" w:author="Funing Hu" w:date="2025-12-09T11:18:00Z" w16du:dateUtc="2025-12-09T03:18:00Z">
                <w:pPr/>
              </w:pPrChange>
            </w:pPr>
            <w:ins w:id="50" w:author="Funing Hu" w:date="2025-12-09T11:18:00Z" w16du:dateUtc="2025-12-09T03:18:00Z">
              <w:r>
                <w:rPr>
                  <w:lang w:eastAsia="zh-CN"/>
                </w:rPr>
                <w:t>O</w:t>
              </w:r>
              <w:r>
                <w:rPr>
                  <w:rFonts w:hint="eastAsia"/>
                  <w:lang w:eastAsia="zh-CN"/>
                </w:rPr>
                <w:t>thers</w:t>
              </w:r>
            </w:ins>
            <w:ins w:id="51" w:author="Funing Hu" w:date="2025-12-09T11:19:00Z" w16du:dateUtc="2025-12-09T03:19:00Z">
              <w:r>
                <w:rPr>
                  <w:rFonts w:hint="eastAsia"/>
                  <w:lang w:eastAsia="zh-CN"/>
                </w:rPr>
                <w:t>.</w:t>
              </w:r>
            </w:ins>
          </w:p>
          <w:p w14:paraId="114627DE" w14:textId="77777777" w:rsidR="00484C14" w:rsidRDefault="00484C14" w:rsidP="00775B63">
            <w:pPr>
              <w:rPr>
                <w:ins w:id="52" w:author="Funing Hu" w:date="2025-12-09T11:19:00Z" w16du:dateUtc="2025-12-09T03:19:00Z"/>
              </w:rPr>
            </w:pPr>
            <w:ins w:id="53" w:author="Funing Hu" w:date="2025-12-09T11:08:00Z" w16du:dateUtc="2025-12-09T03:08:00Z">
              <w:r>
                <w:t xml:space="preserve">The user manual must also include the BOM. </w:t>
              </w:r>
            </w:ins>
          </w:p>
          <w:p w14:paraId="4A944B82" w14:textId="7DB88507" w:rsidR="00E651A6" w:rsidRDefault="00E651A6" w:rsidP="00775B63">
            <w:pPr>
              <w:rPr>
                <w:ins w:id="54" w:author="Funing Hu" w:date="2025-12-09T11:20:00Z" w16du:dateUtc="2025-12-09T03:20:00Z"/>
                <w:lang w:eastAsia="zh-CN"/>
              </w:rPr>
            </w:pPr>
            <w:ins w:id="55" w:author="Funing Hu" w:date="2025-12-09T11:19:00Z" w16du:dateUtc="2025-12-09T03:19:00Z">
              <w:r>
                <w:rPr>
                  <w:rFonts w:hint="eastAsia"/>
                  <w:lang w:eastAsia="zh-CN"/>
                </w:rPr>
                <w:t>T</w:t>
              </w:r>
              <w:r>
                <w:rPr>
                  <w:lang w:eastAsia="zh-CN"/>
                </w:rPr>
                <w:t>h</w:t>
              </w:r>
              <w:r>
                <w:rPr>
                  <w:rFonts w:hint="eastAsia"/>
                  <w:lang w:eastAsia="zh-CN"/>
                </w:rPr>
                <w:t xml:space="preserve">e manual needs to cover product key specifications, </w:t>
              </w:r>
              <w:r w:rsidR="00221CC7">
                <w:rPr>
                  <w:rFonts w:hint="eastAsia"/>
                  <w:lang w:eastAsia="zh-CN"/>
                </w:rPr>
                <w:t xml:space="preserve">as example </w:t>
              </w:r>
            </w:ins>
            <w:ins w:id="56" w:author="Funing Hu" w:date="2025-12-09T11:20:00Z" w16du:dateUtc="2025-12-09T03:20:00Z">
              <w:r w:rsidR="00221CC7">
                <w:rPr>
                  <w:rFonts w:hint="eastAsia"/>
                  <w:lang w:eastAsia="zh-CN"/>
                </w:rPr>
                <w:t xml:space="preserve">items list </w:t>
              </w:r>
            </w:ins>
            <w:ins w:id="57" w:author="Funing Hu" w:date="2025-12-09T11:19:00Z" w16du:dateUtc="2025-12-09T03:19:00Z">
              <w:r w:rsidR="00221CC7">
                <w:rPr>
                  <w:rFonts w:hint="eastAsia"/>
                  <w:lang w:eastAsia="zh-CN"/>
                </w:rPr>
                <w:t xml:space="preserve">but </w:t>
              </w:r>
            </w:ins>
            <w:ins w:id="58" w:author="Funing Hu" w:date="2025-12-09T11:20:00Z" w16du:dateUtc="2025-12-09T03:20:00Z">
              <w:r w:rsidR="00221CC7">
                <w:rPr>
                  <w:rFonts w:hint="eastAsia"/>
                  <w:lang w:eastAsia="zh-CN"/>
                </w:rPr>
                <w:t>not limited as below:</w:t>
              </w:r>
            </w:ins>
          </w:p>
          <w:p w14:paraId="54FCFE82" w14:textId="5A3D8B4E" w:rsidR="00221CC7" w:rsidRDefault="00221CC7" w:rsidP="00221CC7">
            <w:pPr>
              <w:pStyle w:val="ListParagraph"/>
              <w:numPr>
                <w:ilvl w:val="0"/>
                <w:numId w:val="24"/>
              </w:numPr>
              <w:rPr>
                <w:ins w:id="59" w:author="Funing Hu" w:date="2025-12-09T11:20:00Z" w16du:dateUtc="2025-12-09T03:20:00Z"/>
                <w:lang w:eastAsia="zh-CN"/>
              </w:rPr>
            </w:pPr>
            <w:ins w:id="60" w:author="Funing Hu" w:date="2025-12-09T11:20:00Z" w16du:dateUtc="2025-12-09T03:20:00Z">
              <w:r>
                <w:rPr>
                  <w:rFonts w:hint="eastAsia"/>
                  <w:lang w:eastAsia="zh-CN"/>
                </w:rPr>
                <w:t>Product weight</w:t>
              </w:r>
            </w:ins>
          </w:p>
          <w:p w14:paraId="3FA9E8E6" w14:textId="5D636B48" w:rsidR="00221CC7" w:rsidRDefault="005046C0" w:rsidP="00221CC7">
            <w:pPr>
              <w:pStyle w:val="ListParagraph"/>
              <w:numPr>
                <w:ilvl w:val="0"/>
                <w:numId w:val="24"/>
              </w:numPr>
              <w:rPr>
                <w:ins w:id="61" w:author="Funing Hu" w:date="2025-12-09T11:20:00Z" w16du:dateUtc="2025-12-09T03:20:00Z"/>
                <w:lang w:eastAsia="zh-CN"/>
              </w:rPr>
            </w:pPr>
            <w:ins w:id="62" w:author="Funing Hu" w:date="2025-12-09T11:20:00Z" w16du:dateUtc="2025-12-09T03:20:00Z">
              <w:r>
                <w:rPr>
                  <w:rFonts w:hint="eastAsia"/>
                  <w:lang w:eastAsia="zh-CN"/>
                </w:rPr>
                <w:t>Product power</w:t>
              </w:r>
            </w:ins>
            <w:ins w:id="63" w:author="Funing Hu" w:date="2025-12-09T11:25:00Z" w16du:dateUtc="2025-12-09T03:25:00Z">
              <w:r w:rsidR="00B70C4B">
                <w:rPr>
                  <w:rFonts w:hint="eastAsia"/>
                  <w:lang w:eastAsia="zh-CN"/>
                </w:rPr>
                <w:t xml:space="preserve"> (rated, peak</w:t>
              </w:r>
              <w:r w:rsidR="00FF5ABB">
                <w:rPr>
                  <w:rFonts w:hint="eastAsia"/>
                  <w:lang w:eastAsia="zh-CN"/>
                </w:rPr>
                <w:t>, range)</w:t>
              </w:r>
            </w:ins>
          </w:p>
          <w:p w14:paraId="4871BFC4" w14:textId="1720A01B" w:rsidR="005046C0" w:rsidRDefault="005046C0" w:rsidP="005046C0">
            <w:pPr>
              <w:pStyle w:val="ListParagraph"/>
              <w:numPr>
                <w:ilvl w:val="0"/>
                <w:numId w:val="24"/>
              </w:numPr>
              <w:rPr>
                <w:ins w:id="64" w:author="Funing Hu" w:date="2025-12-09T11:20:00Z" w16du:dateUtc="2025-12-09T03:20:00Z"/>
                <w:lang w:eastAsia="zh-CN"/>
              </w:rPr>
            </w:pPr>
            <w:ins w:id="65" w:author="Funing Hu" w:date="2025-12-09T11:20:00Z" w16du:dateUtc="2025-12-09T03:20:00Z">
              <w:r>
                <w:rPr>
                  <w:rFonts w:hint="eastAsia"/>
                  <w:lang w:eastAsia="zh-CN"/>
                </w:rPr>
                <w:t>Product cleanroom level</w:t>
              </w:r>
            </w:ins>
          </w:p>
          <w:p w14:paraId="60550C83" w14:textId="4A3D0999" w:rsidR="005046C0" w:rsidRDefault="005B1400" w:rsidP="005046C0">
            <w:pPr>
              <w:pStyle w:val="ListParagraph"/>
              <w:numPr>
                <w:ilvl w:val="0"/>
                <w:numId w:val="24"/>
              </w:numPr>
              <w:rPr>
                <w:ins w:id="66" w:author="Funing Hu" w:date="2025-12-09T11:25:00Z" w16du:dateUtc="2025-12-09T03:25:00Z"/>
                <w:lang w:eastAsia="zh-CN"/>
              </w:rPr>
            </w:pPr>
            <w:proofErr w:type="gramStart"/>
            <w:ins w:id="67" w:author="Funing Hu" w:date="2025-12-09T11:21:00Z" w16du:dateUtc="2025-12-09T03:21:00Z">
              <w:r>
                <w:rPr>
                  <w:rFonts w:hint="eastAsia"/>
                  <w:lang w:eastAsia="zh-CN"/>
                </w:rPr>
                <w:t>Product</w:t>
              </w:r>
            </w:ins>
            <w:proofErr w:type="gramEnd"/>
            <w:ins w:id="68" w:author="Funing Hu" w:date="2025-12-09T11:24:00Z" w16du:dateUtc="2025-12-09T03:24:00Z">
              <w:r w:rsidR="00B70C4B">
                <w:rPr>
                  <w:rFonts w:hint="eastAsia"/>
                  <w:lang w:eastAsia="zh-CN"/>
                </w:rPr>
                <w:t xml:space="preserve"> </w:t>
              </w:r>
            </w:ins>
            <w:ins w:id="69" w:author="Funing Hu" w:date="2025-12-09T11:25:00Z" w16du:dateUtc="2025-12-09T03:25:00Z">
              <w:r w:rsidR="00FF5ABB">
                <w:rPr>
                  <w:rFonts w:hint="eastAsia"/>
                  <w:lang w:eastAsia="zh-CN"/>
                </w:rPr>
                <w:t>stoke (applies to external axis)</w:t>
              </w:r>
            </w:ins>
          </w:p>
          <w:p w14:paraId="3940A194" w14:textId="36E22CF3" w:rsidR="00FF5ABB" w:rsidRDefault="00FF5ABB" w:rsidP="005046C0">
            <w:pPr>
              <w:pStyle w:val="ListParagraph"/>
              <w:numPr>
                <w:ilvl w:val="0"/>
                <w:numId w:val="24"/>
              </w:numPr>
              <w:rPr>
                <w:ins w:id="70" w:author="Funing Hu" w:date="2025-12-09T11:26:00Z" w16du:dateUtc="2025-12-09T03:26:00Z"/>
                <w:lang w:eastAsia="zh-CN"/>
              </w:rPr>
            </w:pPr>
            <w:ins w:id="71" w:author="Funing Hu" w:date="2025-12-09T11:25:00Z" w16du:dateUtc="2025-12-09T03:25:00Z">
              <w:r>
                <w:rPr>
                  <w:rFonts w:hint="eastAsia"/>
                  <w:lang w:eastAsia="zh-CN"/>
                </w:rPr>
                <w:t>Maximum velocity (appl</w:t>
              </w:r>
            </w:ins>
            <w:ins w:id="72" w:author="Funing Hu" w:date="2025-12-09T11:26:00Z" w16du:dateUtc="2025-12-09T03:26:00Z">
              <w:r>
                <w:rPr>
                  <w:rFonts w:hint="eastAsia"/>
                  <w:lang w:eastAsia="zh-CN"/>
                </w:rPr>
                <w:t>ies to external axis)</w:t>
              </w:r>
            </w:ins>
          </w:p>
          <w:p w14:paraId="4EE27BDF" w14:textId="7700A23D" w:rsidR="00FF5ABB" w:rsidRDefault="00FF5ABB" w:rsidP="005046C0">
            <w:pPr>
              <w:pStyle w:val="ListParagraph"/>
              <w:numPr>
                <w:ilvl w:val="0"/>
                <w:numId w:val="24"/>
              </w:numPr>
              <w:rPr>
                <w:ins w:id="73" w:author="Funing Hu" w:date="2025-12-09T11:26:00Z" w16du:dateUtc="2025-12-09T03:26:00Z"/>
                <w:lang w:eastAsia="zh-CN"/>
              </w:rPr>
            </w:pPr>
            <w:ins w:id="74" w:author="Funing Hu" w:date="2025-12-09T11:26:00Z" w16du:dateUtc="2025-12-09T03:26:00Z">
              <w:r>
                <w:rPr>
                  <w:rFonts w:hint="eastAsia"/>
                  <w:lang w:eastAsia="zh-CN"/>
                </w:rPr>
                <w:t xml:space="preserve">Maximum force </w:t>
              </w:r>
              <w:r w:rsidR="00516940">
                <w:rPr>
                  <w:rFonts w:hint="eastAsia"/>
                  <w:lang w:eastAsia="zh-CN"/>
                </w:rPr>
                <w:t>(applies to gripper)</w:t>
              </w:r>
            </w:ins>
          </w:p>
          <w:p w14:paraId="1136AEC3" w14:textId="0DEC2FD4" w:rsidR="00BE18F1" w:rsidRDefault="00516940" w:rsidP="00BE18F1">
            <w:pPr>
              <w:pStyle w:val="ListParagraph"/>
              <w:numPr>
                <w:ilvl w:val="0"/>
                <w:numId w:val="24"/>
              </w:numPr>
              <w:rPr>
                <w:ins w:id="75" w:author="Funing Hu" w:date="2025-12-09T11:27:00Z" w16du:dateUtc="2025-12-09T03:27:00Z"/>
                <w:lang w:eastAsia="zh-CN"/>
              </w:rPr>
            </w:pPr>
            <w:ins w:id="76" w:author="Funing Hu" w:date="2025-12-09T11:26:00Z" w16du:dateUtc="2025-12-09T03:26:00Z">
              <w:r>
                <w:rPr>
                  <w:lang w:eastAsia="zh-CN"/>
                </w:rPr>
                <w:t>Dependencies</w:t>
              </w:r>
              <w:r>
                <w:rPr>
                  <w:rFonts w:hint="eastAsia"/>
                  <w:lang w:eastAsia="zh-CN"/>
                </w:rPr>
                <w:t xml:space="preserve"> (if applicabl</w:t>
              </w:r>
              <w:r w:rsidR="00BE18F1">
                <w:rPr>
                  <w:rFonts w:hint="eastAsia"/>
                  <w:lang w:eastAsia="zh-CN"/>
                </w:rPr>
                <w:t>e)</w:t>
              </w:r>
            </w:ins>
          </w:p>
          <w:p w14:paraId="5A22314B" w14:textId="77777777" w:rsidR="00BE18F1" w:rsidRDefault="00BE18F1">
            <w:pPr>
              <w:pStyle w:val="ListParagraph"/>
              <w:rPr>
                <w:ins w:id="77" w:author="Funing Hu" w:date="2025-12-09T11:08:00Z" w16du:dateUtc="2025-12-09T03:08:00Z"/>
                <w:lang w:eastAsia="zh-CN"/>
              </w:rPr>
              <w:pPrChange w:id="78" w:author="Funing Hu" w:date="2025-12-09T11:27:00Z" w16du:dateUtc="2025-12-09T03:27:00Z">
                <w:pPr/>
              </w:pPrChange>
            </w:pPr>
          </w:p>
          <w:p w14:paraId="6F0D6364" w14:textId="77777777" w:rsidR="00484C14" w:rsidRDefault="00484C14" w:rsidP="00775B63">
            <w:pPr>
              <w:rPr>
                <w:ins w:id="79" w:author="Funing Hu" w:date="2025-12-09T11:21:00Z" w16du:dateUtc="2025-12-09T03:21:00Z"/>
              </w:rPr>
            </w:pPr>
            <w:ins w:id="80" w:author="Funing Hu" w:date="2025-12-09T11:08:00Z" w16du:dateUtc="2025-12-09T03:08:00Z">
              <w:r>
                <w:t>Include any relevant internal testing documentation, third party approval reports, product specific manuals, and documentation of product design choices.</w:t>
              </w:r>
            </w:ins>
          </w:p>
          <w:p w14:paraId="2F1A1722" w14:textId="77777777" w:rsidR="005B1400" w:rsidRDefault="005B1400" w:rsidP="00775B63">
            <w:pPr>
              <w:rPr>
                <w:ins w:id="81" w:author="Funing Hu" w:date="2025-12-09T11:21:00Z" w16du:dateUtc="2025-12-09T03:21:00Z"/>
              </w:rPr>
            </w:pPr>
          </w:p>
          <w:p w14:paraId="41C6745D" w14:textId="4725960D" w:rsidR="005B1400" w:rsidRPr="002B062A" w:rsidRDefault="005B1400" w:rsidP="00775B63">
            <w:pPr>
              <w:rPr>
                <w:ins w:id="82" w:author="Funing Hu" w:date="2025-12-09T11:22:00Z" w16du:dateUtc="2025-12-09T03:22:00Z"/>
                <w:lang w:eastAsia="zh-CN"/>
              </w:rPr>
            </w:pPr>
            <w:ins w:id="83" w:author="Funing Hu" w:date="2025-12-09T11:21:00Z" w16du:dateUtc="2025-12-09T03:21:00Z">
              <w:r>
                <w:rPr>
                  <w:rFonts w:hint="eastAsia"/>
                  <w:lang w:eastAsia="zh-CN"/>
                </w:rPr>
                <w:t xml:space="preserve">The manual </w:t>
              </w:r>
              <w:r>
                <w:rPr>
                  <w:lang w:eastAsia="zh-CN"/>
                </w:rPr>
                <w:t>should</w:t>
              </w:r>
              <w:r>
                <w:rPr>
                  <w:rFonts w:hint="eastAsia"/>
                  <w:lang w:eastAsia="zh-CN"/>
                </w:rPr>
                <w:t xml:space="preserve"> have version table </w:t>
              </w:r>
              <w:r w:rsidR="002B062A">
                <w:rPr>
                  <w:rFonts w:hint="eastAsia"/>
                  <w:lang w:eastAsia="zh-CN"/>
                </w:rPr>
                <w:t>exposing detailed change log for easy of change tracking</w:t>
              </w:r>
            </w:ins>
            <w:ins w:id="84" w:author="Funing Hu" w:date="2025-12-09T11:22:00Z" w16du:dateUtc="2025-12-09T03:22:00Z">
              <w:r w:rsidR="002B062A">
                <w:rPr>
                  <w:rFonts w:hint="eastAsia"/>
                  <w:lang w:eastAsia="zh-CN"/>
                </w:rPr>
                <w:t xml:space="preserve">, it is recommended to follow a version </w:t>
              </w:r>
              <w:r w:rsidR="002B062A">
                <w:rPr>
                  <w:lang w:eastAsia="zh-CN"/>
                </w:rPr>
                <w:t>definition</w:t>
              </w:r>
              <w:r w:rsidR="002B062A">
                <w:rPr>
                  <w:rFonts w:hint="eastAsia"/>
                  <w:lang w:eastAsia="zh-CN"/>
                </w:rPr>
                <w:t xml:space="preserve"> approach of Major-</w:t>
              </w:r>
            </w:ins>
            <w:proofErr w:type="spellStart"/>
            <w:ins w:id="85" w:author="Funing Hu" w:date="2025-12-09T11:23:00Z" w16du:dateUtc="2025-12-09T03:23:00Z">
              <w:r w:rsidR="00073C54">
                <w:rPr>
                  <w:lang w:eastAsia="zh-CN"/>
                </w:rPr>
                <w:t>SmallChange</w:t>
              </w:r>
            </w:ins>
            <w:proofErr w:type="spellEnd"/>
            <w:ins w:id="86" w:author="Funing Hu" w:date="2025-12-09T11:22:00Z" w16du:dateUtc="2025-12-09T03:22:00Z">
              <w:r w:rsidR="000D321C">
                <w:rPr>
                  <w:rFonts w:hint="eastAsia"/>
                  <w:lang w:eastAsia="zh-CN"/>
                </w:rPr>
                <w:t xml:space="preserve">-Patch </w:t>
              </w:r>
            </w:ins>
            <w:ins w:id="87" w:author="Funing Hu" w:date="2025-12-09T11:23:00Z" w16du:dateUtc="2025-12-09T03:23:00Z">
              <w:r w:rsidR="000D321C">
                <w:rPr>
                  <w:rFonts w:hint="eastAsia"/>
                  <w:lang w:eastAsia="zh-CN"/>
                </w:rPr>
                <w:t>format</w:t>
              </w:r>
              <w:r w:rsidR="00073C54">
                <w:rPr>
                  <w:rFonts w:hint="eastAsia"/>
                  <w:lang w:eastAsia="zh-CN"/>
                </w:rPr>
                <w:t>.</w:t>
              </w:r>
            </w:ins>
          </w:p>
          <w:p w14:paraId="4CC4FB3A" w14:textId="77777777" w:rsidR="002B062A" w:rsidRDefault="00073C54" w:rsidP="00775B63">
            <w:pPr>
              <w:rPr>
                <w:ins w:id="88" w:author="Funing Hu" w:date="2025-12-09T11:24:00Z" w16du:dateUtc="2025-12-09T03:24:00Z"/>
                <w:lang w:eastAsia="zh-CN"/>
              </w:rPr>
            </w:pPr>
            <w:ins w:id="89" w:author="Funing Hu" w:date="2025-12-09T11:23:00Z" w16du:dateUtc="2025-12-09T03:23:00Z">
              <w:r>
                <w:rPr>
                  <w:rFonts w:hint="eastAsia"/>
                  <w:lang w:eastAsia="zh-CN"/>
                </w:rPr>
                <w:t>In case the product is released in multi</w:t>
              </w:r>
              <w:r w:rsidR="00B162FB">
                <w:rPr>
                  <w:rFonts w:hint="eastAsia"/>
                  <w:lang w:eastAsia="zh-CN"/>
                </w:rPr>
                <w:t xml:space="preserve">-region, </w:t>
              </w:r>
            </w:ins>
            <w:ins w:id="90" w:author="Funing Hu" w:date="2025-12-09T11:24:00Z" w16du:dateUtc="2025-12-09T03:24:00Z">
              <w:r w:rsidR="00B162FB">
                <w:rPr>
                  <w:rFonts w:hint="eastAsia"/>
                  <w:lang w:eastAsia="zh-CN"/>
                </w:rPr>
                <w:t xml:space="preserve">partner should prepare local </w:t>
              </w:r>
              <w:r w:rsidR="00C64017">
                <w:rPr>
                  <w:rFonts w:hint="eastAsia"/>
                  <w:lang w:eastAsia="zh-CN"/>
                </w:rPr>
                <w:t>languages manual prior to the release.</w:t>
              </w:r>
            </w:ins>
          </w:p>
          <w:p w14:paraId="154E5080" w14:textId="2B5C054B" w:rsidR="00C64017" w:rsidRPr="00B162FB" w:rsidDel="003A5748" w:rsidRDefault="00C64017" w:rsidP="00775B63">
            <w:pPr>
              <w:rPr>
                <w:ins w:id="91" w:author="Funing Hu" w:date="2025-12-09T11:04:00Z" w16du:dateUtc="2025-12-09T03:04:00Z"/>
                <w:lang w:eastAsia="zh-CN"/>
              </w:rPr>
            </w:pPr>
          </w:p>
        </w:tc>
      </w:tr>
      <w:tr w:rsidR="002E7775" w14:paraId="3282B605" w14:textId="77777777" w:rsidTr="002E7775">
        <w:trPr>
          <w:tblCellSpacing w:w="15" w:type="dxa"/>
        </w:trPr>
        <w:tc>
          <w:tcPr>
            <w:tcW w:w="0" w:type="auto"/>
            <w:vMerge/>
            <w:vAlign w:val="center"/>
            <w:hideMark/>
          </w:tcPr>
          <w:p w14:paraId="45007FFE" w14:textId="558FCE44" w:rsidR="002E7775" w:rsidRDefault="002E7775"/>
        </w:tc>
        <w:tc>
          <w:tcPr>
            <w:tcW w:w="0" w:type="auto"/>
            <w:vAlign w:val="center"/>
            <w:hideMark/>
          </w:tcPr>
          <w:p w14:paraId="3F3B0A1E" w14:textId="2EE5ED3C" w:rsidR="002E7775" w:rsidRDefault="002E7775" w:rsidP="00775B63">
            <w:del w:id="92" w:author="Funing Hu" w:date="2025-12-09T11:05:00Z" w16du:dateUtc="2025-12-09T03:05:00Z">
              <w:r w:rsidDel="00266B9F">
                <w:delText xml:space="preserve">All UR+ </w:delText>
              </w:r>
              <w:r w:rsidDel="00266B9F">
                <w:rPr>
                  <w:rFonts w:hint="eastAsia"/>
                  <w:lang w:eastAsia="zh-CN"/>
                </w:rPr>
                <w:delText>Products</w:delText>
              </w:r>
              <w:r w:rsidDel="00266B9F">
                <w:delText xml:space="preserve"> must include a UR specific user manual that guides users through mechanical and electrical setup of the product on the robot, as well as information on the installation and navigation of the URCap and its functions. </w:delText>
              </w:r>
            </w:del>
            <w:del w:id="93" w:author="Funing Hu" w:date="2025-12-09T11:08:00Z" w16du:dateUtc="2025-12-09T03:08:00Z">
              <w:r w:rsidDel="00484C14">
                <w:delText>The user manual must also include the BOM. Include any relevant internal testing documentation, third party approval reports, product specific manuals, and documentation of product design choices.</w:delText>
              </w:r>
            </w:del>
          </w:p>
        </w:tc>
        <w:tc>
          <w:tcPr>
            <w:tcW w:w="0" w:type="auto"/>
            <w:vAlign w:val="center"/>
            <w:hideMark/>
          </w:tcPr>
          <w:p w14:paraId="6C517BF8" w14:textId="77777777" w:rsidR="000C289F" w:rsidRDefault="002E7775" w:rsidP="00775B63">
            <w:pPr>
              <w:rPr>
                <w:ins w:id="94" w:author="Funing Hu" w:date="2025-12-09T11:07:00Z" w16du:dateUtc="2025-12-09T03:07:00Z"/>
              </w:rPr>
            </w:pPr>
            <w:del w:id="95" w:author="Funing Hu" w:date="2025-12-09T11:02:00Z" w16du:dateUtc="2025-12-09T03:02:00Z">
              <w:r w:rsidDel="003A5748">
                <w:delText xml:space="preserve">ll </w:delText>
              </w:r>
            </w:del>
            <w:del w:id="96" w:author="Funing Hu" w:date="2025-12-09T11:06:00Z" w16du:dateUtc="2025-12-09T03:06:00Z">
              <w:r w:rsidDel="004B1B8A">
                <w:delText xml:space="preserve">UR+ Kits must include a UR specific user manual to guide users through installation and navigating through URCap functions. </w:delText>
              </w:r>
            </w:del>
            <w:r>
              <w:t xml:space="preserve">There can be individual manuals for each subcomponent of the UR+ Application </w:t>
            </w:r>
            <w:proofErr w:type="gramStart"/>
            <w:r>
              <w:t xml:space="preserve">Kit </w:t>
            </w:r>
            <w:ins w:id="97" w:author="Funing Hu" w:date="2025-12-09T11:07:00Z" w16du:dateUtc="2025-12-09T03:07:00Z">
              <w:r w:rsidR="000C289F">
                <w:rPr>
                  <w:rFonts w:hint="eastAsia"/>
                  <w:lang w:eastAsia="zh-CN"/>
                </w:rPr>
                <w:t>.</w:t>
              </w:r>
            </w:ins>
            <w:proofErr w:type="gramEnd"/>
            <w:del w:id="98" w:author="Funing Hu" w:date="2025-12-09T11:07:00Z" w16du:dateUtc="2025-12-09T03:07:00Z">
              <w:r w:rsidDel="000C289F">
                <w:delText>but</w:delText>
              </w:r>
            </w:del>
          </w:p>
          <w:p w14:paraId="3D7B2605" w14:textId="52924061" w:rsidR="000C289F" w:rsidRDefault="002E7775" w:rsidP="00775B63">
            <w:pPr>
              <w:rPr>
                <w:ins w:id="99" w:author="Funing Hu" w:date="2025-12-09T11:07:00Z" w16du:dateUtc="2025-12-09T03:07:00Z"/>
              </w:rPr>
            </w:pPr>
            <w:del w:id="100" w:author="Funing Hu" w:date="2025-12-09T11:07:00Z" w16du:dateUtc="2025-12-09T03:07:00Z">
              <w:r w:rsidDel="000C289F">
                <w:delText xml:space="preserve"> there</w:delText>
              </w:r>
            </w:del>
            <w:ins w:id="101" w:author="Funing Hu" w:date="2025-12-09T11:07:00Z" w16du:dateUtc="2025-12-09T03:07:00Z">
              <w:r w:rsidR="000C289F">
                <w:rPr>
                  <w:rFonts w:hint="eastAsia"/>
                  <w:lang w:eastAsia="zh-CN"/>
                </w:rPr>
                <w:t>There</w:t>
              </w:r>
            </w:ins>
            <w:r>
              <w:t xml:space="preserve"> must be one master document for quick installation and goes through system installation. </w:t>
            </w:r>
          </w:p>
          <w:p w14:paraId="56FFE861" w14:textId="1AF02CD7" w:rsidR="002E7775" w:rsidRDefault="002E7775" w:rsidP="00775B63">
            <w:del w:id="102" w:author="Funing Hu" w:date="2025-12-09T11:08:00Z" w16du:dateUtc="2025-12-09T03:08:00Z">
              <w:r w:rsidDel="00484C14">
                <w:delText>The user manual must also include the BOM. Include any relevant internal testing documentation, third party approval reports, product specific manuals, and documentation of product design choices.</w:delText>
              </w:r>
            </w:del>
          </w:p>
        </w:tc>
      </w:tr>
      <w:tr w:rsidR="00855C85" w14:paraId="1C1FF3A0" w14:textId="77777777" w:rsidTr="00DD7E90">
        <w:trPr>
          <w:tblCellSpacing w:w="15" w:type="dxa"/>
          <w:ins w:id="103" w:author="Funing Hu" w:date="2025-12-09T11:28:00Z"/>
        </w:trPr>
        <w:tc>
          <w:tcPr>
            <w:tcW w:w="0" w:type="auto"/>
            <w:vAlign w:val="center"/>
          </w:tcPr>
          <w:p w14:paraId="103292BC" w14:textId="7995D22F" w:rsidR="00855C85" w:rsidRDefault="00855C85">
            <w:pPr>
              <w:rPr>
                <w:ins w:id="104" w:author="Funing Hu" w:date="2025-12-09T11:28:00Z" w16du:dateUtc="2025-12-09T03:28:00Z"/>
                <w:lang w:eastAsia="zh-CN"/>
              </w:rPr>
            </w:pPr>
            <w:ins w:id="105" w:author="Funing Hu" w:date="2025-12-09T11:28:00Z" w16du:dateUtc="2025-12-09T03:28:00Z">
              <w:r w:rsidRPr="001D0CFB">
                <w:rPr>
                  <w:rStyle w:val="Strong"/>
                  <w:rPrChange w:id="106" w:author="Funing Hu" w:date="2025-12-09T11:28:00Z" w16du:dateUtc="2025-12-09T03:28:00Z">
                    <w:rPr>
                      <w:lang w:eastAsia="zh-CN"/>
                    </w:rPr>
                  </w:rPrChange>
                </w:rPr>
                <w:t>Release materials</w:t>
              </w:r>
            </w:ins>
          </w:p>
        </w:tc>
        <w:tc>
          <w:tcPr>
            <w:tcW w:w="0" w:type="auto"/>
            <w:gridSpan w:val="2"/>
            <w:vAlign w:val="center"/>
          </w:tcPr>
          <w:p w14:paraId="5E5FCFD3" w14:textId="77777777" w:rsidR="00855C85" w:rsidRDefault="00855C85" w:rsidP="00775B63">
            <w:pPr>
              <w:rPr>
                <w:ins w:id="107" w:author="Funing Hu" w:date="2025-12-09T11:29:00Z" w16du:dateUtc="2025-12-09T03:29:00Z"/>
                <w:lang w:eastAsia="zh-CN"/>
              </w:rPr>
            </w:pPr>
            <w:ins w:id="108" w:author="Funing Hu" w:date="2025-12-09T11:29:00Z" w16du:dateUtc="2025-12-09T03:29:00Z">
              <w:r>
                <w:rPr>
                  <w:rFonts w:hint="eastAsia"/>
                  <w:lang w:eastAsia="zh-CN"/>
                </w:rPr>
                <w:t>UR+ product launching requires partner to get below items being ready and easy to access for end user.</w:t>
              </w:r>
            </w:ins>
          </w:p>
          <w:p w14:paraId="11EB5FDC" w14:textId="77777777" w:rsidR="009D03A6" w:rsidRDefault="00855C85" w:rsidP="009D03A6">
            <w:pPr>
              <w:pStyle w:val="ListParagraph"/>
              <w:numPr>
                <w:ilvl w:val="0"/>
                <w:numId w:val="25"/>
              </w:numPr>
              <w:rPr>
                <w:ins w:id="109" w:author="Funing Hu" w:date="2025-12-09T11:32:00Z" w16du:dateUtc="2025-12-09T03:32:00Z"/>
                <w:lang w:eastAsia="zh-CN"/>
              </w:rPr>
            </w:pPr>
            <w:ins w:id="110" w:author="Funing Hu" w:date="2025-12-09T11:29:00Z" w16du:dateUtc="2025-12-09T03:29:00Z">
              <w:r>
                <w:rPr>
                  <w:rFonts w:hint="eastAsia"/>
                  <w:lang w:eastAsia="zh-CN"/>
                </w:rPr>
                <w:t xml:space="preserve">Landing product page </w:t>
              </w:r>
            </w:ins>
            <w:ins w:id="111" w:author="Funing Hu" w:date="2025-12-09T11:30:00Z" w16du:dateUtc="2025-12-09T03:30:00Z">
              <w:r>
                <w:rPr>
                  <w:rFonts w:hint="eastAsia"/>
                  <w:lang w:eastAsia="zh-CN"/>
                </w:rPr>
                <w:t xml:space="preserve">being hosted on </w:t>
              </w:r>
              <w:proofErr w:type="spellStart"/>
              <w:r>
                <w:rPr>
                  <w:rFonts w:hint="eastAsia"/>
                  <w:lang w:eastAsia="zh-CN"/>
                </w:rPr>
                <w:t>Parnter</w:t>
              </w:r>
              <w:r>
                <w:rPr>
                  <w:lang w:eastAsia="zh-CN"/>
                </w:rPr>
                <w:t>’</w:t>
              </w:r>
              <w:r>
                <w:rPr>
                  <w:rFonts w:hint="eastAsia"/>
                  <w:lang w:eastAsia="zh-CN"/>
                </w:rPr>
                <w:t>s</w:t>
              </w:r>
              <w:proofErr w:type="spellEnd"/>
              <w:r>
                <w:rPr>
                  <w:rFonts w:hint="eastAsia"/>
                  <w:lang w:eastAsia="zh-CN"/>
                </w:rPr>
                <w:t xml:space="preserve"> website, it needs to be ex</w:t>
              </w:r>
              <w:r w:rsidR="005676D3">
                <w:rPr>
                  <w:rFonts w:hint="eastAsia"/>
                  <w:lang w:eastAsia="zh-CN"/>
                </w:rPr>
                <w:t>clusive to showcase product introduction, pictures, URCap(optional</w:t>
              </w:r>
            </w:ins>
            <w:ins w:id="112" w:author="Funing Hu" w:date="2025-12-09T11:31:00Z" w16du:dateUtc="2025-12-09T03:31:00Z">
              <w:r w:rsidR="005676D3">
                <w:rPr>
                  <w:rFonts w:hint="eastAsia"/>
                  <w:lang w:eastAsia="zh-CN"/>
                </w:rPr>
                <w:t xml:space="preserve">), </w:t>
              </w:r>
              <w:r w:rsidR="009D03A6">
                <w:rPr>
                  <w:rFonts w:hint="eastAsia"/>
                  <w:lang w:eastAsia="zh-CN"/>
                </w:rPr>
                <w:t>manual(optional). C</w:t>
              </w:r>
              <w:r w:rsidR="009D03A6">
                <w:rPr>
                  <w:lang w:eastAsia="zh-CN"/>
                </w:rPr>
                <w:t>o</w:t>
              </w:r>
              <w:r w:rsidR="009D03A6">
                <w:rPr>
                  <w:rFonts w:hint="eastAsia"/>
                  <w:lang w:eastAsia="zh-CN"/>
                </w:rPr>
                <w:t>ntaining 3</w:t>
              </w:r>
              <w:r w:rsidR="009D03A6" w:rsidRPr="009D03A6">
                <w:rPr>
                  <w:vertAlign w:val="superscript"/>
                  <w:lang w:eastAsia="zh-CN"/>
                  <w:rPrChange w:id="113" w:author="Funing Hu" w:date="2025-12-09T11:31:00Z" w16du:dateUtc="2025-12-09T03:31:00Z">
                    <w:rPr>
                      <w:lang w:eastAsia="zh-CN"/>
                    </w:rPr>
                  </w:rPrChange>
                </w:rPr>
                <w:t>rd</w:t>
              </w:r>
              <w:r w:rsidR="009D03A6">
                <w:rPr>
                  <w:rFonts w:hint="eastAsia"/>
                  <w:lang w:eastAsia="zh-CN"/>
                </w:rPr>
                <w:t xml:space="preserve"> </w:t>
              </w:r>
              <w:r w:rsidR="002D47F5">
                <w:rPr>
                  <w:rFonts w:hint="eastAsia"/>
                  <w:lang w:eastAsia="zh-CN"/>
                </w:rPr>
                <w:t>brand robot with the product</w:t>
              </w:r>
            </w:ins>
            <w:ins w:id="114" w:author="Funing Hu" w:date="2025-12-09T11:32:00Z" w16du:dateUtc="2025-12-09T03:32:00Z">
              <w:r w:rsidR="002D47F5">
                <w:rPr>
                  <w:rFonts w:hint="eastAsia"/>
                  <w:lang w:eastAsia="zh-CN"/>
                </w:rPr>
                <w:t xml:space="preserve"> on landing page will not be acceptable.</w:t>
              </w:r>
            </w:ins>
          </w:p>
          <w:p w14:paraId="1820A088" w14:textId="4075772C" w:rsidR="002D47F5" w:rsidRDefault="00467556" w:rsidP="009D03A6">
            <w:pPr>
              <w:pStyle w:val="ListParagraph"/>
              <w:numPr>
                <w:ilvl w:val="0"/>
                <w:numId w:val="25"/>
              </w:numPr>
              <w:rPr>
                <w:ins w:id="115" w:author="Funing Hu" w:date="2025-12-09T11:34:00Z" w16du:dateUtc="2025-12-09T03:34:00Z"/>
                <w:lang w:eastAsia="zh-CN"/>
              </w:rPr>
            </w:pPr>
            <w:ins w:id="116" w:author="Funing Hu" w:date="2025-12-09T11:33:00Z" w16du:dateUtc="2025-12-09T03:33:00Z">
              <w:r>
                <w:rPr>
                  <w:rFonts w:hint="eastAsia"/>
                  <w:lang w:eastAsia="zh-CN"/>
                </w:rPr>
                <w:t xml:space="preserve">2-4 high resolution product page to </w:t>
              </w:r>
              <w:r w:rsidR="0056072F">
                <w:rPr>
                  <w:rFonts w:hint="eastAsia"/>
                  <w:lang w:eastAsia="zh-CN"/>
                </w:rPr>
                <w:t xml:space="preserve">enrich UR </w:t>
              </w:r>
              <w:proofErr w:type="spellStart"/>
              <w:r w:rsidR="0056072F">
                <w:rPr>
                  <w:rFonts w:hint="eastAsia"/>
                  <w:lang w:eastAsia="zh-CN"/>
                </w:rPr>
                <w:t>MarketPlace</w:t>
              </w:r>
              <w:proofErr w:type="spellEnd"/>
              <w:r w:rsidR="0056072F">
                <w:rPr>
                  <w:rFonts w:hint="eastAsia"/>
                  <w:lang w:eastAsia="zh-CN"/>
                </w:rPr>
                <w:t xml:space="preserve"> page </w:t>
              </w:r>
            </w:ins>
            <w:ins w:id="117" w:author="Funing Hu" w:date="2025-12-09T11:34:00Z" w16du:dateUtc="2025-12-09T03:34:00Z">
              <w:r w:rsidR="0056072F">
                <w:rPr>
                  <w:lang w:eastAsia="zh-CN"/>
                </w:rPr>
                <w:t>gallery</w:t>
              </w:r>
              <w:r w:rsidR="0056072F">
                <w:rPr>
                  <w:rFonts w:hint="eastAsia"/>
                  <w:lang w:eastAsia="zh-CN"/>
                </w:rPr>
                <w:t xml:space="preserve">. </w:t>
              </w:r>
            </w:ins>
          </w:p>
          <w:p w14:paraId="5FAA3E17" w14:textId="77777777" w:rsidR="001B7633" w:rsidRDefault="001B7633" w:rsidP="009D03A6">
            <w:pPr>
              <w:pStyle w:val="ListParagraph"/>
              <w:numPr>
                <w:ilvl w:val="0"/>
                <w:numId w:val="25"/>
              </w:numPr>
              <w:rPr>
                <w:ins w:id="118" w:author="Funing Hu" w:date="2025-12-09T11:34:00Z" w16du:dateUtc="2025-12-09T03:34:00Z"/>
                <w:lang w:eastAsia="zh-CN"/>
              </w:rPr>
            </w:pPr>
            <w:ins w:id="119" w:author="Funing Hu" w:date="2025-12-09T11:34:00Z" w16du:dateUtc="2025-12-09T03:34:00Z">
              <w:r>
                <w:rPr>
                  <w:rFonts w:hint="eastAsia"/>
                  <w:lang w:eastAsia="zh-CN"/>
                </w:rPr>
                <w:t>2</w:t>
              </w:r>
              <w:r w:rsidR="0056072F">
                <w:rPr>
                  <w:rFonts w:hint="eastAsia"/>
                  <w:lang w:eastAsia="zh-CN"/>
                </w:rPr>
                <w:t>-</w:t>
              </w:r>
              <w:r>
                <w:rPr>
                  <w:rFonts w:hint="eastAsia"/>
                  <w:lang w:eastAsia="zh-CN"/>
                </w:rPr>
                <w:t>3</w:t>
              </w:r>
              <w:r w:rsidR="0056072F">
                <w:rPr>
                  <w:rFonts w:hint="eastAsia"/>
                  <w:lang w:eastAsia="zh-CN"/>
                </w:rPr>
                <w:t xml:space="preserve"> </w:t>
              </w:r>
              <w:r>
                <w:rPr>
                  <w:rFonts w:hint="eastAsia"/>
                  <w:lang w:eastAsia="zh-CN"/>
                </w:rPr>
                <w:t>pictures of software/urcap UI.</w:t>
              </w:r>
            </w:ins>
          </w:p>
          <w:p w14:paraId="094AF830" w14:textId="411027D6" w:rsidR="0056072F" w:rsidDel="003A5748" w:rsidRDefault="00F141F6">
            <w:pPr>
              <w:pStyle w:val="ListParagraph"/>
              <w:numPr>
                <w:ilvl w:val="0"/>
                <w:numId w:val="25"/>
              </w:numPr>
              <w:rPr>
                <w:ins w:id="120" w:author="Funing Hu" w:date="2025-12-09T11:28:00Z" w16du:dateUtc="2025-12-09T03:28:00Z"/>
                <w:lang w:eastAsia="zh-CN"/>
              </w:rPr>
              <w:pPrChange w:id="121" w:author="Funing Hu" w:date="2025-12-09T11:31:00Z" w16du:dateUtc="2025-12-09T03:31:00Z">
                <w:pPr/>
              </w:pPrChange>
            </w:pPr>
            <w:ins w:id="122" w:author="Funing Hu" w:date="2025-12-09T11:35:00Z" w16du:dateUtc="2025-12-09T03:35:00Z">
              <w:r>
                <w:rPr>
                  <w:rFonts w:hint="eastAsia"/>
                  <w:lang w:eastAsia="zh-CN"/>
                </w:rPr>
                <w:t>Logo picture.</w:t>
              </w:r>
            </w:ins>
            <w:ins w:id="123" w:author="Funing Hu" w:date="2025-12-09T11:34:00Z" w16du:dateUtc="2025-12-09T03:34:00Z">
              <w:r w:rsidR="0056072F">
                <w:rPr>
                  <w:rFonts w:hint="eastAsia"/>
                  <w:lang w:eastAsia="zh-CN"/>
                </w:rPr>
                <w:t xml:space="preserve"> </w:t>
              </w:r>
            </w:ins>
          </w:p>
        </w:tc>
      </w:tr>
      <w:tr w:rsidR="00613384" w14:paraId="0411D9E7" w14:textId="77777777" w:rsidTr="002E7775">
        <w:trPr>
          <w:tblCellSpacing w:w="15" w:type="dxa"/>
        </w:trPr>
        <w:tc>
          <w:tcPr>
            <w:tcW w:w="0" w:type="auto"/>
            <w:vAlign w:val="center"/>
            <w:hideMark/>
          </w:tcPr>
          <w:p w14:paraId="5B8D9D0E" w14:textId="77777777" w:rsidR="006A3DA0" w:rsidRDefault="006A3DA0">
            <w:r>
              <w:rPr>
                <w:rStyle w:val="Strong"/>
              </w:rPr>
              <w:lastRenderedPageBreak/>
              <w:t>Testing Artifacts</w:t>
            </w:r>
          </w:p>
        </w:tc>
        <w:tc>
          <w:tcPr>
            <w:tcW w:w="0" w:type="auto"/>
            <w:vAlign w:val="center"/>
            <w:hideMark/>
          </w:tcPr>
          <w:p w14:paraId="62CF079D" w14:textId="018D3C04" w:rsidR="006A3DA0" w:rsidRDefault="00775B63" w:rsidP="00775B63">
            <w:r>
              <w:t>Some UR+ testing may require separate components that can assist or aid in the approval of the product. These parts must be packed or labeled separately, to distinguish between “the product” and assistive parts.</w:t>
            </w:r>
          </w:p>
        </w:tc>
        <w:tc>
          <w:tcPr>
            <w:tcW w:w="0" w:type="auto"/>
            <w:vAlign w:val="center"/>
            <w:hideMark/>
          </w:tcPr>
          <w:p w14:paraId="3B63F098" w14:textId="09AC25C9" w:rsidR="006A3DA0" w:rsidRDefault="00775B63" w:rsidP="00775B63">
            <w:r>
              <w:t>Some UR+ testing may require separate components that can assist or aid in the approval of the product. These parts must be packed or labeled separately, to distinguish between 'the product' and assistive parts.</w:t>
            </w:r>
          </w:p>
        </w:tc>
      </w:tr>
    </w:tbl>
    <w:p w14:paraId="3BE12EDC" w14:textId="77777777" w:rsidR="006A3DA0" w:rsidRDefault="00FA68A6" w:rsidP="006A3DA0">
      <w:pPr>
        <w:spacing w:line="300" w:lineRule="atLeast"/>
        <w:rPr>
          <w:rFonts w:ascii="Segoe UI" w:hAnsi="Segoe UI" w:cs="Segoe UI"/>
          <w:sz w:val="21"/>
          <w:szCs w:val="21"/>
        </w:rPr>
      </w:pPr>
      <w:r>
        <w:rPr>
          <w:rFonts w:ascii="Segoe UI" w:hAnsi="Segoe UI" w:cs="Segoe UI"/>
          <w:sz w:val="21"/>
          <w:szCs w:val="21"/>
        </w:rPr>
        <w:pict w14:anchorId="30BAB707">
          <v:rect id="_x0000_i1028" style="width:0;height:1.5pt" o:hralign="center" o:hrstd="t" o:hr="t" fillcolor="#a0a0a0" stroked="f"/>
        </w:pict>
      </w:r>
    </w:p>
    <w:p w14:paraId="48CF93C0" w14:textId="77777777" w:rsidR="006A3DA0" w:rsidRPr="00AB7551" w:rsidRDefault="006A3DA0" w:rsidP="00AB7551">
      <w:pPr>
        <w:pStyle w:val="Heading2"/>
        <w:rPr>
          <w:lang w:eastAsia="zh-CN"/>
          <w:rPrChange w:id="124" w:author="Funing Hu" w:date="2025-12-09T11:44:00Z" w16du:dateUtc="2025-12-09T03:44:00Z">
            <w:rPr>
              <w:sz w:val="27"/>
              <w:szCs w:val="27"/>
            </w:rPr>
          </w:rPrChange>
        </w:rPr>
      </w:pPr>
      <w:r w:rsidRPr="00ED752B">
        <w:rPr>
          <w:lang w:eastAsia="zh-CN"/>
          <w:rPrChange w:id="125" w:author="Funing Hu" w:date="2025-12-09T11:46:00Z" w16du:dateUtc="2025-12-09T03:46:00Z">
            <w:rPr>
              <w:rStyle w:val="Strong"/>
              <w:rFonts w:ascii="Segoe UI" w:hAnsi="Segoe UI" w:cs="Segoe UI"/>
              <w:b w:val="0"/>
              <w:bCs w:val="0"/>
            </w:rPr>
          </w:rPrChange>
        </w:rPr>
        <w:t>Testing Process</w:t>
      </w:r>
    </w:p>
    <w:p w14:paraId="15CFC4B6" w14:textId="7FB5DC2E" w:rsidR="006A3DA0" w:rsidRDefault="00775B63" w:rsidP="00AA4303">
      <w:r>
        <w:t>&lt;…&gt;</w:t>
      </w:r>
    </w:p>
    <w:p w14:paraId="734E53A0" w14:textId="77777777" w:rsidR="007C7A77" w:rsidRDefault="007C7A77" w:rsidP="00AA4303"/>
    <w:p w14:paraId="3A652820" w14:textId="16D7B728" w:rsidR="007C7A77" w:rsidRDefault="007C7A77" w:rsidP="00AA4303">
      <w:r>
        <w:t>Interfaces</w:t>
      </w:r>
    </w:p>
    <w:tbl>
      <w:tblPr>
        <w:tblStyle w:val="TableGrid"/>
        <w:tblW w:w="0" w:type="auto"/>
        <w:tblLook w:val="04A0" w:firstRow="1" w:lastRow="0" w:firstColumn="1" w:lastColumn="0" w:noHBand="0" w:noVBand="1"/>
      </w:tblPr>
      <w:tblGrid>
        <w:gridCol w:w="2821"/>
        <w:gridCol w:w="2822"/>
        <w:gridCol w:w="2822"/>
      </w:tblGrid>
      <w:tr w:rsidR="00265B37" w14:paraId="2EFD5FE4" w14:textId="77777777" w:rsidTr="00265B37">
        <w:tc>
          <w:tcPr>
            <w:tcW w:w="2821" w:type="dxa"/>
          </w:tcPr>
          <w:p w14:paraId="46637BEB" w14:textId="77777777" w:rsidR="00265B37" w:rsidRDefault="00265B37" w:rsidP="00AA4303"/>
          <w:p w14:paraId="1BBBE99B" w14:textId="77777777" w:rsidR="008A7B23" w:rsidRDefault="008A7B23" w:rsidP="00AA4303"/>
          <w:p w14:paraId="4F340AD7" w14:textId="77777777" w:rsidR="008A7B23" w:rsidRDefault="008A7B23" w:rsidP="00AA4303"/>
        </w:tc>
        <w:tc>
          <w:tcPr>
            <w:tcW w:w="2822" w:type="dxa"/>
          </w:tcPr>
          <w:p w14:paraId="1A90AFFA" w14:textId="77777777" w:rsidR="00265B37" w:rsidRDefault="00265B37" w:rsidP="00AA4303"/>
        </w:tc>
        <w:tc>
          <w:tcPr>
            <w:tcW w:w="2822" w:type="dxa"/>
          </w:tcPr>
          <w:p w14:paraId="3BBBCEE8" w14:textId="77777777" w:rsidR="00265B37" w:rsidRDefault="00265B37" w:rsidP="00AA4303"/>
        </w:tc>
      </w:tr>
      <w:tr w:rsidR="00265B37" w14:paraId="74B56F60" w14:textId="77777777" w:rsidTr="00265B37">
        <w:tc>
          <w:tcPr>
            <w:tcW w:w="2821" w:type="dxa"/>
          </w:tcPr>
          <w:p w14:paraId="49547DDA" w14:textId="77777777" w:rsidR="00265B37" w:rsidRDefault="00265B37" w:rsidP="00AA4303"/>
        </w:tc>
        <w:tc>
          <w:tcPr>
            <w:tcW w:w="2822" w:type="dxa"/>
          </w:tcPr>
          <w:p w14:paraId="496CEDBC" w14:textId="77777777" w:rsidR="00265B37" w:rsidRDefault="00265B37" w:rsidP="00AA4303"/>
        </w:tc>
        <w:tc>
          <w:tcPr>
            <w:tcW w:w="2822" w:type="dxa"/>
          </w:tcPr>
          <w:p w14:paraId="72E92175" w14:textId="77777777" w:rsidR="00265B37" w:rsidRDefault="00265B37" w:rsidP="00AA4303"/>
        </w:tc>
      </w:tr>
      <w:tr w:rsidR="00265B37" w14:paraId="34CD3079" w14:textId="77777777" w:rsidTr="00265B37">
        <w:tc>
          <w:tcPr>
            <w:tcW w:w="2821" w:type="dxa"/>
          </w:tcPr>
          <w:p w14:paraId="6F7EA90A" w14:textId="77777777" w:rsidR="00265B37" w:rsidRDefault="00265B37" w:rsidP="00AA4303"/>
        </w:tc>
        <w:tc>
          <w:tcPr>
            <w:tcW w:w="2822" w:type="dxa"/>
          </w:tcPr>
          <w:p w14:paraId="6927C583" w14:textId="77777777" w:rsidR="00265B37" w:rsidRDefault="00265B37" w:rsidP="00AA4303"/>
        </w:tc>
        <w:tc>
          <w:tcPr>
            <w:tcW w:w="2822" w:type="dxa"/>
          </w:tcPr>
          <w:p w14:paraId="35D12D8C" w14:textId="77777777" w:rsidR="00265B37" w:rsidRDefault="00265B37" w:rsidP="00AA4303"/>
        </w:tc>
      </w:tr>
      <w:tr w:rsidR="00265B37" w14:paraId="1658C37E" w14:textId="77777777" w:rsidTr="00265B37">
        <w:tc>
          <w:tcPr>
            <w:tcW w:w="2821" w:type="dxa"/>
          </w:tcPr>
          <w:p w14:paraId="3EC958EA" w14:textId="77777777" w:rsidR="00265B37" w:rsidRDefault="00265B37" w:rsidP="00AA4303"/>
        </w:tc>
        <w:tc>
          <w:tcPr>
            <w:tcW w:w="2822" w:type="dxa"/>
          </w:tcPr>
          <w:p w14:paraId="4D64E35F" w14:textId="77777777" w:rsidR="00265B37" w:rsidRDefault="00265B37" w:rsidP="00AA4303"/>
        </w:tc>
        <w:tc>
          <w:tcPr>
            <w:tcW w:w="2822" w:type="dxa"/>
          </w:tcPr>
          <w:p w14:paraId="32738F9A" w14:textId="77777777" w:rsidR="00265B37" w:rsidRDefault="00265B37" w:rsidP="00AA4303"/>
        </w:tc>
      </w:tr>
      <w:tr w:rsidR="00265B37" w14:paraId="574BC084" w14:textId="77777777" w:rsidTr="00265B37">
        <w:tc>
          <w:tcPr>
            <w:tcW w:w="2821" w:type="dxa"/>
          </w:tcPr>
          <w:p w14:paraId="66506341" w14:textId="77777777" w:rsidR="00265B37" w:rsidRDefault="00265B37" w:rsidP="00AA4303"/>
        </w:tc>
        <w:tc>
          <w:tcPr>
            <w:tcW w:w="2822" w:type="dxa"/>
          </w:tcPr>
          <w:p w14:paraId="34FCB471" w14:textId="77777777" w:rsidR="00265B37" w:rsidRDefault="00265B37" w:rsidP="00AA4303"/>
        </w:tc>
        <w:tc>
          <w:tcPr>
            <w:tcW w:w="2822" w:type="dxa"/>
          </w:tcPr>
          <w:p w14:paraId="5DA3283E" w14:textId="77777777" w:rsidR="00265B37" w:rsidRDefault="00265B37" w:rsidP="00AA4303"/>
        </w:tc>
      </w:tr>
      <w:tr w:rsidR="00265B37" w14:paraId="4097BFE2" w14:textId="77777777" w:rsidTr="00265B37">
        <w:tc>
          <w:tcPr>
            <w:tcW w:w="2821" w:type="dxa"/>
          </w:tcPr>
          <w:p w14:paraId="10257AAC" w14:textId="77777777" w:rsidR="00265B37" w:rsidRDefault="00265B37" w:rsidP="00AA4303"/>
        </w:tc>
        <w:tc>
          <w:tcPr>
            <w:tcW w:w="2822" w:type="dxa"/>
          </w:tcPr>
          <w:p w14:paraId="08DFCF7C" w14:textId="77777777" w:rsidR="00265B37" w:rsidRDefault="00265B37" w:rsidP="00AA4303"/>
        </w:tc>
        <w:tc>
          <w:tcPr>
            <w:tcW w:w="2822" w:type="dxa"/>
          </w:tcPr>
          <w:p w14:paraId="0D2787F7" w14:textId="77777777" w:rsidR="00265B37" w:rsidRDefault="00265B37" w:rsidP="00AA4303"/>
        </w:tc>
      </w:tr>
      <w:tr w:rsidR="00265B37" w14:paraId="2CC2F651" w14:textId="77777777" w:rsidTr="00265B37">
        <w:tc>
          <w:tcPr>
            <w:tcW w:w="2821" w:type="dxa"/>
          </w:tcPr>
          <w:p w14:paraId="44B1BC72" w14:textId="77777777" w:rsidR="00265B37" w:rsidRDefault="00265B37" w:rsidP="00AA4303"/>
        </w:tc>
        <w:tc>
          <w:tcPr>
            <w:tcW w:w="2822" w:type="dxa"/>
          </w:tcPr>
          <w:p w14:paraId="7197399A" w14:textId="77777777" w:rsidR="00265B37" w:rsidRDefault="00265B37" w:rsidP="00AA4303"/>
        </w:tc>
        <w:tc>
          <w:tcPr>
            <w:tcW w:w="2822" w:type="dxa"/>
          </w:tcPr>
          <w:p w14:paraId="5189C121" w14:textId="77777777" w:rsidR="00265B37" w:rsidRDefault="00265B37" w:rsidP="00AA4303"/>
        </w:tc>
      </w:tr>
      <w:tr w:rsidR="00265B37" w14:paraId="23AAFEE8" w14:textId="77777777" w:rsidTr="00265B37">
        <w:tc>
          <w:tcPr>
            <w:tcW w:w="2821" w:type="dxa"/>
          </w:tcPr>
          <w:p w14:paraId="68F7D06D" w14:textId="77777777" w:rsidR="00265B37" w:rsidRDefault="00265B37" w:rsidP="00AA4303"/>
        </w:tc>
        <w:tc>
          <w:tcPr>
            <w:tcW w:w="2822" w:type="dxa"/>
          </w:tcPr>
          <w:p w14:paraId="0603DF96" w14:textId="77777777" w:rsidR="00265B37" w:rsidRDefault="00265B37" w:rsidP="00AA4303"/>
        </w:tc>
        <w:tc>
          <w:tcPr>
            <w:tcW w:w="2822" w:type="dxa"/>
          </w:tcPr>
          <w:p w14:paraId="5DA525E1" w14:textId="77777777" w:rsidR="00265B37" w:rsidRDefault="00265B37" w:rsidP="00AA4303"/>
        </w:tc>
      </w:tr>
    </w:tbl>
    <w:p w14:paraId="5D24294A" w14:textId="77777777" w:rsidR="00265B37" w:rsidRDefault="00265B37" w:rsidP="00AA4303"/>
    <w:p w14:paraId="21E3C287" w14:textId="5DE23344" w:rsidR="00265B37" w:rsidRDefault="00265B37" w:rsidP="00AA4303">
      <w:pPr>
        <w:rPr>
          <w:ins w:id="126" w:author="Funing Hu" w:date="2025-11-25T02:32:00Z" w16du:dateUtc="2025-11-25T02:32:24Z"/>
        </w:rPr>
      </w:pPr>
      <w:proofErr w:type="spellStart"/>
      <w:r w:rsidRPr="00265B37">
        <w:rPr>
          <w:b/>
          <w:bCs/>
        </w:rPr>
        <w:t>SectionQuestionResponse</w:t>
      </w:r>
      <w:proofErr w:type="spellEnd"/>
      <w:r w:rsidRPr="00265B37">
        <w:rPr>
          <w:b/>
          <w:bCs/>
        </w:rPr>
        <w:t xml:space="preserve"> / </w:t>
      </w:r>
      <w:proofErr w:type="spellStart"/>
      <w:r w:rsidRPr="00265B37">
        <w:rPr>
          <w:b/>
          <w:bCs/>
        </w:rPr>
        <w:t>DetailsHardware</w:t>
      </w:r>
      <w:proofErr w:type="spellEnd"/>
      <w:r w:rsidRPr="00265B37">
        <w:rPr>
          <w:b/>
          <w:bCs/>
        </w:rPr>
        <w:t xml:space="preserve"> </w:t>
      </w:r>
      <w:proofErr w:type="spellStart"/>
      <w:r w:rsidRPr="00265B37">
        <w:rPr>
          <w:b/>
          <w:bCs/>
        </w:rPr>
        <w:t>Interfaces</w:t>
      </w:r>
      <w:r w:rsidRPr="00265B37">
        <w:t>Does</w:t>
      </w:r>
      <w:proofErr w:type="spellEnd"/>
      <w:r w:rsidRPr="00265B37">
        <w:t xml:space="preserve"> the product include hardware?</w:t>
      </w:r>
      <w:r w:rsidRPr="00265B37">
        <w:rPr>
          <w:rFonts w:ascii="Segoe UI Symbol" w:hAnsi="Segoe UI Symbol" w:cs="Segoe UI Symbol"/>
        </w:rPr>
        <w:t>☐</w:t>
      </w:r>
      <w:r w:rsidRPr="00265B37">
        <w:t xml:space="preserve"> Yes </w:t>
      </w:r>
      <w:r w:rsidRPr="00265B37">
        <w:rPr>
          <w:rFonts w:ascii="Segoe UI Symbol" w:hAnsi="Segoe UI Symbol" w:cs="Segoe UI Symbol"/>
        </w:rPr>
        <w:t>☐</w:t>
      </w:r>
      <w:r w:rsidRPr="00265B37">
        <w:t xml:space="preserve"> </w:t>
      </w:r>
      <w:proofErr w:type="spellStart"/>
      <w:r w:rsidRPr="00265B37">
        <w:t>NoIf</w:t>
      </w:r>
      <w:proofErr w:type="spellEnd"/>
      <w:r w:rsidRPr="00265B37">
        <w:t xml:space="preserve"> yes, does it interface with:</w:t>
      </w:r>
      <w:r w:rsidRPr="00265B37">
        <w:rPr>
          <w:rFonts w:ascii="Segoe UI Symbol" w:hAnsi="Segoe UI Symbol" w:cs="Segoe UI Symbol"/>
        </w:rPr>
        <w:t>☐</w:t>
      </w:r>
      <w:r w:rsidRPr="00265B37">
        <w:t xml:space="preserve"> Robot Base </w:t>
      </w:r>
      <w:r w:rsidRPr="00265B37">
        <w:rPr>
          <w:rFonts w:ascii="Segoe UI Symbol" w:hAnsi="Segoe UI Symbol" w:cs="Segoe UI Symbol"/>
        </w:rPr>
        <w:t>☐</w:t>
      </w:r>
      <w:r w:rsidRPr="00265B37">
        <w:t xml:space="preserve"> Tool Flange </w:t>
      </w:r>
      <w:r w:rsidRPr="00265B37">
        <w:rPr>
          <w:rFonts w:ascii="Segoe UI Symbol" w:hAnsi="Segoe UI Symbol" w:cs="Segoe UI Symbol"/>
        </w:rPr>
        <w:t>☐</w:t>
      </w:r>
      <w:r w:rsidRPr="00265B37">
        <w:t xml:space="preserve"> Robot </w:t>
      </w:r>
      <w:proofErr w:type="spellStart"/>
      <w:r w:rsidRPr="00265B37">
        <w:t>ArmIf</w:t>
      </w:r>
      <w:proofErr w:type="spellEnd"/>
      <w:r w:rsidRPr="00265B37">
        <w:t xml:space="preserve"> connected to Robot Base, what are the supported base sizes?[Enter sizes]If connected to Tool Flange, what is the flange size and tool </w:t>
      </w:r>
      <w:proofErr w:type="spellStart"/>
      <w:r w:rsidRPr="00265B37">
        <w:t>weight?Flange</w:t>
      </w:r>
      <w:proofErr w:type="spellEnd"/>
      <w:r w:rsidRPr="00265B37">
        <w:t xml:space="preserve"> Size: [ ]</w:t>
      </w:r>
      <w:r w:rsidRPr="00265B37">
        <w:br/>
        <w:t xml:space="preserve">Tool Weight: [ ] </w:t>
      </w:r>
      <w:proofErr w:type="spellStart"/>
      <w:r w:rsidRPr="00265B37">
        <w:t>kgDoes</w:t>
      </w:r>
      <w:proofErr w:type="spellEnd"/>
      <w:r w:rsidRPr="00265B37">
        <w:t xml:space="preserve"> the product include an electrical interface?</w:t>
      </w:r>
      <w:r w:rsidRPr="00265B37">
        <w:rPr>
          <w:rFonts w:ascii="Segoe UI Symbol" w:hAnsi="Segoe UI Symbol" w:cs="Segoe UI Symbol"/>
        </w:rPr>
        <w:t>☐</w:t>
      </w:r>
      <w:r w:rsidRPr="00265B37">
        <w:t xml:space="preserve"> Yes </w:t>
      </w:r>
      <w:r w:rsidRPr="00265B37">
        <w:rPr>
          <w:rFonts w:ascii="Segoe UI Symbol" w:hAnsi="Segoe UI Symbol" w:cs="Segoe UI Symbol"/>
        </w:rPr>
        <w:t>☐</w:t>
      </w:r>
      <w:r w:rsidRPr="00265B37">
        <w:t xml:space="preserve"> </w:t>
      </w:r>
      <w:proofErr w:type="spellStart"/>
      <w:r w:rsidRPr="00265B37">
        <w:t>NoIf</w:t>
      </w:r>
      <w:proofErr w:type="spellEnd"/>
      <w:r w:rsidRPr="00265B37">
        <w:t xml:space="preserve"> yes, is it connected to:</w:t>
      </w:r>
      <w:r w:rsidRPr="00265B37">
        <w:rPr>
          <w:rFonts w:ascii="Segoe UI Symbol" w:hAnsi="Segoe UI Symbol" w:cs="Segoe UI Symbol"/>
        </w:rPr>
        <w:t>☐</w:t>
      </w:r>
      <w:r w:rsidRPr="00265B37">
        <w:t xml:space="preserve"> </w:t>
      </w:r>
      <w:r w:rsidRPr="00265B37">
        <w:lastRenderedPageBreak/>
        <w:t xml:space="preserve">Robot Controller IO </w:t>
      </w:r>
      <w:r w:rsidRPr="00265B37">
        <w:rPr>
          <w:rFonts w:ascii="Segoe UI Symbol" w:hAnsi="Segoe UI Symbol" w:cs="Segoe UI Symbol"/>
        </w:rPr>
        <w:t>☐</w:t>
      </w:r>
      <w:r w:rsidRPr="00265B37">
        <w:t xml:space="preserve"> Tool </w:t>
      </w:r>
      <w:proofErr w:type="spellStart"/>
      <w:r w:rsidRPr="00265B37">
        <w:t>IOIf</w:t>
      </w:r>
      <w:proofErr w:type="spellEnd"/>
      <w:r w:rsidRPr="00265B37">
        <w:t xml:space="preserve"> it uses a communication interface, what type is required?</w:t>
      </w:r>
      <w:r w:rsidRPr="00265B37">
        <w:rPr>
          <w:rFonts w:ascii="Segoe UI Symbol" w:hAnsi="Segoe UI Symbol" w:cs="Segoe UI Symbol"/>
        </w:rPr>
        <w:t>☐</w:t>
      </w:r>
      <w:r w:rsidRPr="00265B37">
        <w:t xml:space="preserve"> Ethernet </w:t>
      </w:r>
      <w:r w:rsidRPr="00265B37">
        <w:rPr>
          <w:rFonts w:ascii="Segoe UI Symbol" w:hAnsi="Segoe UI Symbol" w:cs="Segoe UI Symbol"/>
        </w:rPr>
        <w:t>☐</w:t>
      </w:r>
      <w:r w:rsidRPr="00265B37">
        <w:t xml:space="preserve"> USB </w:t>
      </w:r>
      <w:r w:rsidRPr="00265B37">
        <w:rPr>
          <w:rFonts w:ascii="Segoe UI Symbol" w:hAnsi="Segoe UI Symbol" w:cs="Segoe UI Symbol"/>
        </w:rPr>
        <w:t>☐</w:t>
      </w:r>
      <w:r w:rsidRPr="00265B37">
        <w:t xml:space="preserve"> RS-485 </w:t>
      </w:r>
      <w:r w:rsidRPr="00265B37">
        <w:rPr>
          <w:rFonts w:ascii="Segoe UI Symbol" w:hAnsi="Segoe UI Symbol" w:cs="Segoe UI Symbol"/>
        </w:rPr>
        <w:t>☐</w:t>
      </w:r>
      <w:r w:rsidRPr="00265B37">
        <w:t xml:space="preserve"> Other: [Specify]</w:t>
      </w:r>
    </w:p>
    <w:p w14:paraId="1A327C51" w14:textId="056F7EBF" w:rsidR="2A239825" w:rsidRDefault="00B4411A">
      <w:pPr>
        <w:rPr>
          <w:ins w:id="127" w:author="Funing Hu" w:date="2025-11-25T10:34:00Z" w16du:dateUtc="2025-11-25T02:34:00Z"/>
          <w:lang w:eastAsia="zh-CN"/>
        </w:rPr>
      </w:pPr>
      <w:ins w:id="128" w:author="Funing Hu" w:date="2025-11-25T10:33:00Z" w16du:dateUtc="2025-11-25T02:33:00Z">
        <w:r>
          <w:rPr>
            <w:rFonts w:hint="eastAsia"/>
            <w:lang w:eastAsia="zh-CN"/>
          </w:rPr>
          <w:t xml:space="preserve">The identified issue will be classified into </w:t>
        </w:r>
        <w:r w:rsidR="00310F0D">
          <w:rPr>
            <w:rFonts w:hint="eastAsia"/>
            <w:lang w:eastAsia="zh-CN"/>
          </w:rPr>
          <w:t>four categories</w:t>
        </w:r>
      </w:ins>
      <w:ins w:id="129" w:author="Funing Hu" w:date="2025-11-25T10:34:00Z" w16du:dateUtc="2025-11-25T02:34:00Z">
        <w:r w:rsidR="00310F0D">
          <w:rPr>
            <w:rFonts w:hint="eastAsia"/>
            <w:lang w:eastAsia="zh-CN"/>
          </w:rPr>
          <w:t xml:space="preserve">: Critical, Must-fix, Should-fix, Suggestion. </w:t>
        </w:r>
      </w:ins>
    </w:p>
    <w:p w14:paraId="2C16CD8F" w14:textId="6355BF40" w:rsidR="00310F0D" w:rsidRDefault="00310F0D">
      <w:pPr>
        <w:rPr>
          <w:ins w:id="130" w:author="Funing Hu" w:date="2025-11-25T10:35:00Z" w16du:dateUtc="2025-11-25T02:35:00Z"/>
          <w:lang w:eastAsia="zh-CN"/>
        </w:rPr>
      </w:pPr>
      <w:ins w:id="131" w:author="Funing Hu" w:date="2025-11-25T10:34:00Z" w16du:dateUtc="2025-11-25T02:34:00Z">
        <w:r>
          <w:rPr>
            <w:lang w:eastAsia="zh-CN"/>
          </w:rPr>
          <w:t>S</w:t>
        </w:r>
        <w:r>
          <w:rPr>
            <w:rFonts w:hint="eastAsia"/>
            <w:lang w:eastAsia="zh-CN"/>
          </w:rPr>
          <w:t xml:space="preserve">ome typical </w:t>
        </w:r>
        <w:r w:rsidR="0055736D">
          <w:rPr>
            <w:rFonts w:hint="eastAsia"/>
            <w:lang w:eastAsia="zh-CN"/>
          </w:rPr>
          <w:t xml:space="preserve">issues can be pre-classified in below table, it </w:t>
        </w:r>
      </w:ins>
      <w:ins w:id="132" w:author="Funing Hu" w:date="2025-11-25T10:35:00Z" w16du:dateUtc="2025-11-25T02:35:00Z">
        <w:r w:rsidR="0055736D">
          <w:rPr>
            <w:rFonts w:hint="eastAsia"/>
            <w:lang w:eastAsia="zh-CN"/>
          </w:rPr>
          <w:t xml:space="preserve">will be served as a pre-check </w:t>
        </w:r>
      </w:ins>
      <w:ins w:id="133" w:author="Funing Hu" w:date="2025-12-09T11:36:00Z" w16du:dateUtc="2025-12-09T03:36:00Z">
        <w:r w:rsidR="002F2FA3">
          <w:rPr>
            <w:lang w:eastAsia="zh-CN"/>
          </w:rPr>
          <w:t>list and</w:t>
        </w:r>
      </w:ins>
      <w:ins w:id="134" w:author="Funing Hu" w:date="2025-11-25T10:35:00Z" w16du:dateUtc="2025-11-25T02:35:00Z">
        <w:r w:rsidR="0055736D">
          <w:rPr>
            <w:rFonts w:hint="eastAsia"/>
            <w:lang w:eastAsia="zh-CN"/>
          </w:rPr>
          <w:t xml:space="preserve"> cannot be int</w:t>
        </w:r>
        <w:r w:rsidR="00D93A1F">
          <w:rPr>
            <w:rFonts w:hint="eastAsia"/>
            <w:lang w:eastAsia="zh-CN"/>
          </w:rPr>
          <w:t xml:space="preserve">erpreted as a complete checklist list given various product </w:t>
        </w:r>
        <w:r w:rsidR="00D93A1F">
          <w:rPr>
            <w:lang w:eastAsia="zh-CN"/>
          </w:rPr>
          <w:t>commodity</w:t>
        </w:r>
        <w:r w:rsidR="00D93A1F">
          <w:rPr>
            <w:rFonts w:hint="eastAsia"/>
            <w:lang w:eastAsia="zh-CN"/>
          </w:rPr>
          <w:t xml:space="preserve"> </w:t>
        </w:r>
        <w:proofErr w:type="gramStart"/>
        <w:r w:rsidR="00D93A1F">
          <w:rPr>
            <w:rFonts w:hint="eastAsia"/>
            <w:lang w:eastAsia="zh-CN"/>
          </w:rPr>
          <w:t>properties</w:t>
        </w:r>
        <w:proofErr w:type="gramEnd"/>
        <w:r w:rsidR="00D93A1F">
          <w:rPr>
            <w:rFonts w:hint="eastAsia"/>
            <w:lang w:eastAsia="zh-CN"/>
          </w:rPr>
          <w:t>.</w:t>
        </w:r>
      </w:ins>
    </w:p>
    <w:tbl>
      <w:tblPr>
        <w:tblStyle w:val="TableGrid"/>
        <w:tblW w:w="0" w:type="auto"/>
        <w:tblLook w:val="04A0" w:firstRow="1" w:lastRow="0" w:firstColumn="1" w:lastColumn="0" w:noHBand="0" w:noVBand="1"/>
        <w:tblPrChange w:id="135" w:author="Funing Hu" w:date="2025-11-25T10:43:00Z" w16du:dateUtc="2025-11-25T02:43:00Z">
          <w:tblPr>
            <w:tblStyle w:val="TableGrid"/>
            <w:tblW w:w="0" w:type="auto"/>
            <w:tblLook w:val="04A0" w:firstRow="1" w:lastRow="0" w:firstColumn="1" w:lastColumn="0" w:noHBand="0" w:noVBand="1"/>
          </w:tblPr>
        </w:tblPrChange>
      </w:tblPr>
      <w:tblGrid>
        <w:gridCol w:w="1555"/>
        <w:gridCol w:w="4088"/>
        <w:gridCol w:w="2822"/>
        <w:tblGridChange w:id="136">
          <w:tblGrid>
            <w:gridCol w:w="1555"/>
            <w:gridCol w:w="1266"/>
            <w:gridCol w:w="2822"/>
            <w:gridCol w:w="2822"/>
          </w:tblGrid>
        </w:tblGridChange>
      </w:tblGrid>
      <w:tr w:rsidR="00725A8D" w14:paraId="50F129E7" w14:textId="77777777" w:rsidTr="00DC1B6B">
        <w:trPr>
          <w:ins w:id="137" w:author="Funing Hu" w:date="2025-11-25T10:38:00Z"/>
        </w:trPr>
        <w:tc>
          <w:tcPr>
            <w:tcW w:w="1555" w:type="dxa"/>
            <w:tcPrChange w:id="138" w:author="Funing Hu" w:date="2025-11-25T10:43:00Z" w16du:dateUtc="2025-11-25T02:43:00Z">
              <w:tcPr>
                <w:tcW w:w="2821" w:type="dxa"/>
                <w:gridSpan w:val="2"/>
              </w:tcPr>
            </w:tcPrChange>
          </w:tcPr>
          <w:p w14:paraId="1E5F8BAB" w14:textId="5655E495" w:rsidR="00725A8D" w:rsidRPr="00DC1B6B" w:rsidRDefault="00725A8D">
            <w:pPr>
              <w:jc w:val="center"/>
              <w:rPr>
                <w:ins w:id="139" w:author="Funing Hu" w:date="2025-11-25T10:38:00Z" w16du:dateUtc="2025-11-25T02:38:00Z"/>
                <w:b/>
                <w:bCs/>
                <w:sz w:val="22"/>
                <w:szCs w:val="22"/>
                <w:highlight w:val="yellow"/>
                <w:lang w:eastAsia="zh-CN"/>
                <w:rPrChange w:id="140" w:author="Funing Hu" w:date="2025-11-25T10:44:00Z" w16du:dateUtc="2025-11-25T02:44:00Z">
                  <w:rPr>
                    <w:ins w:id="141" w:author="Funing Hu" w:date="2025-11-25T10:38:00Z" w16du:dateUtc="2025-11-25T02:38:00Z"/>
                    <w:lang w:eastAsia="zh-CN"/>
                  </w:rPr>
                </w:rPrChange>
              </w:rPr>
              <w:pPrChange w:id="142" w:author="Funing Hu" w:date="2025-11-25T10:44:00Z" w16du:dateUtc="2025-11-25T02:44:00Z">
                <w:pPr/>
              </w:pPrChange>
            </w:pPr>
            <w:ins w:id="143" w:author="Funing Hu" w:date="2025-11-25T10:39:00Z" w16du:dateUtc="2025-11-25T02:39:00Z">
              <w:r w:rsidRPr="00DC1B6B">
                <w:rPr>
                  <w:b/>
                  <w:bCs/>
                  <w:sz w:val="22"/>
                  <w:szCs w:val="22"/>
                  <w:highlight w:val="yellow"/>
                  <w:lang w:eastAsia="zh-CN"/>
                  <w:rPrChange w:id="144" w:author="Funing Hu" w:date="2025-11-25T10:44:00Z" w16du:dateUtc="2025-11-25T02:44:00Z">
                    <w:rPr>
                      <w:lang w:eastAsia="zh-CN"/>
                    </w:rPr>
                  </w:rPrChange>
                </w:rPr>
                <w:t>Category</w:t>
              </w:r>
            </w:ins>
          </w:p>
        </w:tc>
        <w:tc>
          <w:tcPr>
            <w:tcW w:w="4088" w:type="dxa"/>
            <w:tcPrChange w:id="145" w:author="Funing Hu" w:date="2025-11-25T10:43:00Z" w16du:dateUtc="2025-11-25T02:43:00Z">
              <w:tcPr>
                <w:tcW w:w="2822" w:type="dxa"/>
              </w:tcPr>
            </w:tcPrChange>
          </w:tcPr>
          <w:p w14:paraId="527DE5DA" w14:textId="171B02A6" w:rsidR="00725A8D" w:rsidRPr="00DC1B6B" w:rsidRDefault="00304E3B">
            <w:pPr>
              <w:jc w:val="center"/>
              <w:rPr>
                <w:ins w:id="146" w:author="Funing Hu" w:date="2025-11-25T10:38:00Z" w16du:dateUtc="2025-11-25T02:38:00Z"/>
                <w:b/>
                <w:bCs/>
                <w:sz w:val="22"/>
                <w:szCs w:val="22"/>
                <w:highlight w:val="yellow"/>
                <w:lang w:eastAsia="zh-CN"/>
                <w:rPrChange w:id="147" w:author="Funing Hu" w:date="2025-11-25T10:44:00Z" w16du:dateUtc="2025-11-25T02:44:00Z">
                  <w:rPr>
                    <w:ins w:id="148" w:author="Funing Hu" w:date="2025-11-25T10:38:00Z" w16du:dateUtc="2025-11-25T02:38:00Z"/>
                    <w:lang w:eastAsia="zh-CN"/>
                  </w:rPr>
                </w:rPrChange>
              </w:rPr>
              <w:pPrChange w:id="149" w:author="Funing Hu" w:date="2025-11-25T10:44:00Z" w16du:dateUtc="2025-11-25T02:44:00Z">
                <w:pPr/>
              </w:pPrChange>
            </w:pPr>
            <w:ins w:id="150" w:author="Funing Hu" w:date="2025-11-25T10:39:00Z" w16du:dateUtc="2025-11-25T02:39:00Z">
              <w:r w:rsidRPr="00DC1B6B">
                <w:rPr>
                  <w:b/>
                  <w:bCs/>
                  <w:sz w:val="22"/>
                  <w:szCs w:val="22"/>
                  <w:highlight w:val="yellow"/>
                  <w:lang w:eastAsia="zh-CN"/>
                  <w:rPrChange w:id="151" w:author="Funing Hu" w:date="2025-11-25T10:44:00Z" w16du:dateUtc="2025-11-25T02:44:00Z">
                    <w:rPr>
                      <w:lang w:eastAsia="zh-CN"/>
                    </w:rPr>
                  </w:rPrChange>
                </w:rPr>
                <w:t>Pre-check reference</w:t>
              </w:r>
            </w:ins>
          </w:p>
        </w:tc>
        <w:tc>
          <w:tcPr>
            <w:tcW w:w="2822" w:type="dxa"/>
            <w:tcPrChange w:id="152" w:author="Funing Hu" w:date="2025-11-25T10:43:00Z" w16du:dateUtc="2025-11-25T02:43:00Z">
              <w:tcPr>
                <w:tcW w:w="2822" w:type="dxa"/>
              </w:tcPr>
            </w:tcPrChange>
          </w:tcPr>
          <w:p w14:paraId="42E7C804" w14:textId="69EE8446" w:rsidR="00725A8D" w:rsidRPr="00DC1B6B" w:rsidRDefault="00304E3B">
            <w:pPr>
              <w:jc w:val="center"/>
              <w:rPr>
                <w:ins w:id="153" w:author="Funing Hu" w:date="2025-11-25T10:38:00Z" w16du:dateUtc="2025-11-25T02:38:00Z"/>
                <w:b/>
                <w:bCs/>
                <w:sz w:val="22"/>
                <w:szCs w:val="22"/>
                <w:highlight w:val="yellow"/>
                <w:lang w:eastAsia="zh-CN"/>
                <w:rPrChange w:id="154" w:author="Funing Hu" w:date="2025-11-25T10:44:00Z" w16du:dateUtc="2025-11-25T02:44:00Z">
                  <w:rPr>
                    <w:ins w:id="155" w:author="Funing Hu" w:date="2025-11-25T10:38:00Z" w16du:dateUtc="2025-11-25T02:38:00Z"/>
                    <w:lang w:eastAsia="zh-CN"/>
                  </w:rPr>
                </w:rPrChange>
              </w:rPr>
              <w:pPrChange w:id="156" w:author="Funing Hu" w:date="2025-11-25T10:44:00Z" w16du:dateUtc="2025-11-25T02:44:00Z">
                <w:pPr/>
              </w:pPrChange>
            </w:pPr>
            <w:ins w:id="157" w:author="Funing Hu" w:date="2025-11-25T10:39:00Z" w16du:dateUtc="2025-11-25T02:39:00Z">
              <w:r w:rsidRPr="00DC1B6B">
                <w:rPr>
                  <w:b/>
                  <w:bCs/>
                  <w:sz w:val="22"/>
                  <w:szCs w:val="22"/>
                  <w:highlight w:val="yellow"/>
                  <w:lang w:eastAsia="zh-CN"/>
                  <w:rPrChange w:id="158" w:author="Funing Hu" w:date="2025-11-25T10:44:00Z" w16du:dateUtc="2025-11-25T02:44:00Z">
                    <w:rPr>
                      <w:lang w:eastAsia="zh-CN"/>
                    </w:rPr>
                  </w:rPrChange>
                </w:rPr>
                <w:t>Motivation</w:t>
              </w:r>
            </w:ins>
          </w:p>
        </w:tc>
      </w:tr>
      <w:tr w:rsidR="00725A8D" w14:paraId="5A8AD0E2" w14:textId="77777777" w:rsidTr="00DC1B6B">
        <w:trPr>
          <w:ins w:id="159" w:author="Funing Hu" w:date="2025-11-25T10:38:00Z"/>
        </w:trPr>
        <w:tc>
          <w:tcPr>
            <w:tcW w:w="1555" w:type="dxa"/>
            <w:tcPrChange w:id="160" w:author="Funing Hu" w:date="2025-11-25T10:43:00Z" w16du:dateUtc="2025-11-25T02:43:00Z">
              <w:tcPr>
                <w:tcW w:w="2821" w:type="dxa"/>
                <w:gridSpan w:val="2"/>
              </w:tcPr>
            </w:tcPrChange>
          </w:tcPr>
          <w:p w14:paraId="4EE164B3" w14:textId="0065592B" w:rsidR="00725A8D" w:rsidRDefault="00725A8D">
            <w:pPr>
              <w:rPr>
                <w:ins w:id="161" w:author="Funing Hu" w:date="2025-11-25T10:38:00Z" w16du:dateUtc="2025-11-25T02:38:00Z"/>
                <w:lang w:eastAsia="zh-CN"/>
              </w:rPr>
            </w:pPr>
            <w:ins w:id="162" w:author="Funing Hu" w:date="2025-11-25T10:39:00Z" w16du:dateUtc="2025-11-25T02:39:00Z">
              <w:r>
                <w:rPr>
                  <w:rFonts w:hint="eastAsia"/>
                  <w:lang w:eastAsia="zh-CN"/>
                </w:rPr>
                <w:t>Critical</w:t>
              </w:r>
            </w:ins>
          </w:p>
        </w:tc>
        <w:tc>
          <w:tcPr>
            <w:tcW w:w="4088" w:type="dxa"/>
            <w:tcPrChange w:id="163" w:author="Funing Hu" w:date="2025-11-25T10:43:00Z" w16du:dateUtc="2025-11-25T02:43:00Z">
              <w:tcPr>
                <w:tcW w:w="2822" w:type="dxa"/>
              </w:tcPr>
            </w:tcPrChange>
          </w:tcPr>
          <w:p w14:paraId="37E10271" w14:textId="77777777" w:rsidR="00725A8D" w:rsidRDefault="00725A8D">
            <w:pPr>
              <w:rPr>
                <w:ins w:id="164" w:author="Funing Hu" w:date="2025-11-25T10:38:00Z" w16du:dateUtc="2025-11-25T02:38:00Z"/>
                <w:lang w:eastAsia="zh-CN"/>
              </w:rPr>
            </w:pPr>
          </w:p>
        </w:tc>
        <w:tc>
          <w:tcPr>
            <w:tcW w:w="2822" w:type="dxa"/>
            <w:tcPrChange w:id="165" w:author="Funing Hu" w:date="2025-11-25T10:43:00Z" w16du:dateUtc="2025-11-25T02:43:00Z">
              <w:tcPr>
                <w:tcW w:w="2822" w:type="dxa"/>
              </w:tcPr>
            </w:tcPrChange>
          </w:tcPr>
          <w:p w14:paraId="4E27739B" w14:textId="4AD24CE2" w:rsidR="00725A8D" w:rsidRDefault="00725A8D">
            <w:pPr>
              <w:rPr>
                <w:ins w:id="166" w:author="Funing Hu" w:date="2025-11-25T10:38:00Z" w16du:dateUtc="2025-11-25T02:38:00Z"/>
                <w:lang w:eastAsia="zh-CN"/>
              </w:rPr>
            </w:pPr>
          </w:p>
        </w:tc>
      </w:tr>
      <w:tr w:rsidR="00725A8D" w14:paraId="658A412B" w14:textId="77777777" w:rsidTr="00DC1B6B">
        <w:trPr>
          <w:ins w:id="167" w:author="Funing Hu" w:date="2025-11-25T10:38:00Z"/>
        </w:trPr>
        <w:tc>
          <w:tcPr>
            <w:tcW w:w="1555" w:type="dxa"/>
            <w:tcPrChange w:id="168" w:author="Funing Hu" w:date="2025-11-25T10:43:00Z" w16du:dateUtc="2025-11-25T02:43:00Z">
              <w:tcPr>
                <w:tcW w:w="2821" w:type="dxa"/>
                <w:gridSpan w:val="2"/>
              </w:tcPr>
            </w:tcPrChange>
          </w:tcPr>
          <w:p w14:paraId="1A7C4432" w14:textId="4EC8856A" w:rsidR="00725A8D" w:rsidRDefault="00725A8D">
            <w:pPr>
              <w:rPr>
                <w:ins w:id="169" w:author="Funing Hu" w:date="2025-11-25T10:38:00Z" w16du:dateUtc="2025-11-25T02:38:00Z"/>
                <w:lang w:eastAsia="zh-CN"/>
              </w:rPr>
            </w:pPr>
            <w:ins w:id="170" w:author="Funing Hu" w:date="2025-11-25T10:39:00Z" w16du:dateUtc="2025-11-25T02:39:00Z">
              <w:r>
                <w:rPr>
                  <w:rFonts w:hint="eastAsia"/>
                  <w:lang w:eastAsia="zh-CN"/>
                </w:rPr>
                <w:t>Must-fix</w:t>
              </w:r>
            </w:ins>
          </w:p>
        </w:tc>
        <w:tc>
          <w:tcPr>
            <w:tcW w:w="4088" w:type="dxa"/>
            <w:tcPrChange w:id="171" w:author="Funing Hu" w:date="2025-11-25T10:43:00Z" w16du:dateUtc="2025-11-25T02:43:00Z">
              <w:tcPr>
                <w:tcW w:w="2822" w:type="dxa"/>
              </w:tcPr>
            </w:tcPrChange>
          </w:tcPr>
          <w:p w14:paraId="2C5100B1" w14:textId="4EECC21A" w:rsidR="00552FB8" w:rsidRDefault="00552FB8">
            <w:pPr>
              <w:rPr>
                <w:ins w:id="172" w:author="Funing Hu" w:date="2025-11-25T10:38:00Z" w16du:dateUtc="2025-11-25T02:38:00Z"/>
                <w:lang w:eastAsia="zh-CN"/>
              </w:rPr>
            </w:pPr>
          </w:p>
        </w:tc>
        <w:tc>
          <w:tcPr>
            <w:tcW w:w="2822" w:type="dxa"/>
            <w:tcPrChange w:id="173" w:author="Funing Hu" w:date="2025-11-25T10:43:00Z" w16du:dateUtc="2025-11-25T02:43:00Z">
              <w:tcPr>
                <w:tcW w:w="2822" w:type="dxa"/>
              </w:tcPr>
            </w:tcPrChange>
          </w:tcPr>
          <w:p w14:paraId="3A944790" w14:textId="18A23392" w:rsidR="00725A8D" w:rsidRDefault="00725A8D">
            <w:pPr>
              <w:rPr>
                <w:ins w:id="174" w:author="Funing Hu" w:date="2025-11-25T10:38:00Z" w16du:dateUtc="2025-11-25T02:38:00Z"/>
                <w:lang w:eastAsia="zh-CN"/>
              </w:rPr>
            </w:pPr>
          </w:p>
        </w:tc>
      </w:tr>
      <w:tr w:rsidR="00725A8D" w14:paraId="48C5AD05" w14:textId="77777777" w:rsidTr="00DC1B6B">
        <w:trPr>
          <w:ins w:id="175" w:author="Funing Hu" w:date="2025-11-25T10:38:00Z"/>
        </w:trPr>
        <w:tc>
          <w:tcPr>
            <w:tcW w:w="1555" w:type="dxa"/>
            <w:tcPrChange w:id="176" w:author="Funing Hu" w:date="2025-11-25T10:43:00Z" w16du:dateUtc="2025-11-25T02:43:00Z">
              <w:tcPr>
                <w:tcW w:w="2821" w:type="dxa"/>
                <w:gridSpan w:val="2"/>
              </w:tcPr>
            </w:tcPrChange>
          </w:tcPr>
          <w:p w14:paraId="03F2F102" w14:textId="59F416EA" w:rsidR="00725A8D" w:rsidRDefault="00725A8D">
            <w:pPr>
              <w:rPr>
                <w:ins w:id="177" w:author="Funing Hu" w:date="2025-11-25T10:38:00Z" w16du:dateUtc="2025-11-25T02:38:00Z"/>
                <w:lang w:eastAsia="zh-CN"/>
              </w:rPr>
            </w:pPr>
            <w:ins w:id="178" w:author="Funing Hu" w:date="2025-11-25T10:39:00Z" w16du:dateUtc="2025-11-25T02:39:00Z">
              <w:r>
                <w:rPr>
                  <w:rFonts w:hint="eastAsia"/>
                  <w:lang w:eastAsia="zh-CN"/>
                </w:rPr>
                <w:t>Should-fix</w:t>
              </w:r>
            </w:ins>
          </w:p>
        </w:tc>
        <w:tc>
          <w:tcPr>
            <w:tcW w:w="4088" w:type="dxa"/>
            <w:tcPrChange w:id="179" w:author="Funing Hu" w:date="2025-11-25T10:43:00Z" w16du:dateUtc="2025-11-25T02:43:00Z">
              <w:tcPr>
                <w:tcW w:w="2822" w:type="dxa"/>
              </w:tcPr>
            </w:tcPrChange>
          </w:tcPr>
          <w:p w14:paraId="1A1479CC" w14:textId="77777777" w:rsidR="00725A8D" w:rsidRDefault="00725A8D">
            <w:pPr>
              <w:rPr>
                <w:ins w:id="180" w:author="Funing Hu" w:date="2025-11-25T10:38:00Z" w16du:dateUtc="2025-11-25T02:38:00Z"/>
                <w:lang w:eastAsia="zh-CN"/>
              </w:rPr>
            </w:pPr>
          </w:p>
        </w:tc>
        <w:tc>
          <w:tcPr>
            <w:tcW w:w="2822" w:type="dxa"/>
            <w:tcPrChange w:id="181" w:author="Funing Hu" w:date="2025-11-25T10:43:00Z" w16du:dateUtc="2025-11-25T02:43:00Z">
              <w:tcPr>
                <w:tcW w:w="2822" w:type="dxa"/>
              </w:tcPr>
            </w:tcPrChange>
          </w:tcPr>
          <w:p w14:paraId="1E91570F" w14:textId="77777777" w:rsidR="00725A8D" w:rsidRDefault="00725A8D">
            <w:pPr>
              <w:rPr>
                <w:ins w:id="182" w:author="Funing Hu" w:date="2025-11-25T10:38:00Z" w16du:dateUtc="2025-11-25T02:38:00Z"/>
                <w:lang w:eastAsia="zh-CN"/>
              </w:rPr>
            </w:pPr>
          </w:p>
        </w:tc>
      </w:tr>
      <w:tr w:rsidR="00725A8D" w14:paraId="3094AA52" w14:textId="77777777" w:rsidTr="00DC1B6B">
        <w:trPr>
          <w:ins w:id="183" w:author="Funing Hu" w:date="2025-11-25T10:38:00Z"/>
        </w:trPr>
        <w:tc>
          <w:tcPr>
            <w:tcW w:w="1555" w:type="dxa"/>
            <w:tcPrChange w:id="184" w:author="Funing Hu" w:date="2025-11-25T10:43:00Z" w16du:dateUtc="2025-11-25T02:43:00Z">
              <w:tcPr>
                <w:tcW w:w="2821" w:type="dxa"/>
                <w:gridSpan w:val="2"/>
              </w:tcPr>
            </w:tcPrChange>
          </w:tcPr>
          <w:p w14:paraId="628B7919" w14:textId="0420003A" w:rsidR="00725A8D" w:rsidRDefault="00725A8D">
            <w:pPr>
              <w:rPr>
                <w:ins w:id="185" w:author="Funing Hu" w:date="2025-11-25T10:38:00Z" w16du:dateUtc="2025-11-25T02:38:00Z"/>
                <w:lang w:eastAsia="zh-CN"/>
              </w:rPr>
            </w:pPr>
            <w:ins w:id="186" w:author="Funing Hu" w:date="2025-11-25T10:39:00Z" w16du:dateUtc="2025-11-25T02:39:00Z">
              <w:r>
                <w:rPr>
                  <w:rFonts w:hint="eastAsia"/>
                  <w:lang w:eastAsia="zh-CN"/>
                </w:rPr>
                <w:t>Suggestion</w:t>
              </w:r>
            </w:ins>
          </w:p>
        </w:tc>
        <w:tc>
          <w:tcPr>
            <w:tcW w:w="4088" w:type="dxa"/>
            <w:tcPrChange w:id="187" w:author="Funing Hu" w:date="2025-11-25T10:43:00Z" w16du:dateUtc="2025-11-25T02:43:00Z">
              <w:tcPr>
                <w:tcW w:w="2822" w:type="dxa"/>
              </w:tcPr>
            </w:tcPrChange>
          </w:tcPr>
          <w:p w14:paraId="1BB19D95" w14:textId="77777777" w:rsidR="00725A8D" w:rsidRDefault="00725A8D">
            <w:pPr>
              <w:rPr>
                <w:ins w:id="188" w:author="Funing Hu" w:date="2025-11-25T10:38:00Z" w16du:dateUtc="2025-11-25T02:38:00Z"/>
                <w:lang w:eastAsia="zh-CN"/>
              </w:rPr>
            </w:pPr>
          </w:p>
        </w:tc>
        <w:tc>
          <w:tcPr>
            <w:tcW w:w="2822" w:type="dxa"/>
            <w:tcPrChange w:id="189" w:author="Funing Hu" w:date="2025-11-25T10:43:00Z" w16du:dateUtc="2025-11-25T02:43:00Z">
              <w:tcPr>
                <w:tcW w:w="2822" w:type="dxa"/>
              </w:tcPr>
            </w:tcPrChange>
          </w:tcPr>
          <w:p w14:paraId="07F72D61" w14:textId="77777777" w:rsidR="00725A8D" w:rsidRDefault="00725A8D">
            <w:pPr>
              <w:rPr>
                <w:ins w:id="190" w:author="Funing Hu" w:date="2025-11-25T10:38:00Z" w16du:dateUtc="2025-11-25T02:38:00Z"/>
                <w:lang w:eastAsia="zh-CN"/>
              </w:rPr>
            </w:pPr>
          </w:p>
        </w:tc>
      </w:tr>
      <w:tr w:rsidR="00725A8D" w14:paraId="6FFA8BE8" w14:textId="77777777" w:rsidTr="00DC1B6B">
        <w:trPr>
          <w:ins w:id="191" w:author="Funing Hu" w:date="2025-11-25T10:36:00Z"/>
        </w:trPr>
        <w:tc>
          <w:tcPr>
            <w:tcW w:w="1555" w:type="dxa"/>
            <w:tcPrChange w:id="192" w:author="Funing Hu" w:date="2025-11-25T10:43:00Z" w16du:dateUtc="2025-11-25T02:43:00Z">
              <w:tcPr>
                <w:tcW w:w="2821" w:type="dxa"/>
                <w:gridSpan w:val="2"/>
              </w:tcPr>
            </w:tcPrChange>
          </w:tcPr>
          <w:p w14:paraId="46249C3A" w14:textId="5AB57627" w:rsidR="00725A8D" w:rsidRDefault="00725A8D">
            <w:pPr>
              <w:rPr>
                <w:ins w:id="193" w:author="Funing Hu" w:date="2025-11-25T10:36:00Z" w16du:dateUtc="2025-11-25T02:36:00Z"/>
                <w:lang w:eastAsia="zh-CN"/>
              </w:rPr>
            </w:pPr>
          </w:p>
        </w:tc>
        <w:tc>
          <w:tcPr>
            <w:tcW w:w="4088" w:type="dxa"/>
            <w:tcPrChange w:id="194" w:author="Funing Hu" w:date="2025-11-25T10:43:00Z" w16du:dateUtc="2025-11-25T02:43:00Z">
              <w:tcPr>
                <w:tcW w:w="2822" w:type="dxa"/>
              </w:tcPr>
            </w:tcPrChange>
          </w:tcPr>
          <w:p w14:paraId="058A362A" w14:textId="043C40C7" w:rsidR="00725A8D" w:rsidRDefault="00725A8D">
            <w:pPr>
              <w:rPr>
                <w:ins w:id="195" w:author="Funing Hu" w:date="2025-11-25T10:36:00Z" w16du:dateUtc="2025-11-25T02:36:00Z"/>
                <w:lang w:eastAsia="zh-CN"/>
              </w:rPr>
            </w:pPr>
          </w:p>
        </w:tc>
        <w:tc>
          <w:tcPr>
            <w:tcW w:w="2822" w:type="dxa"/>
            <w:tcPrChange w:id="196" w:author="Funing Hu" w:date="2025-11-25T10:43:00Z" w16du:dateUtc="2025-11-25T02:43:00Z">
              <w:tcPr>
                <w:tcW w:w="2822" w:type="dxa"/>
              </w:tcPr>
            </w:tcPrChange>
          </w:tcPr>
          <w:p w14:paraId="224C9B9D" w14:textId="7E82A223" w:rsidR="00725A8D" w:rsidRDefault="00725A8D">
            <w:pPr>
              <w:rPr>
                <w:ins w:id="197" w:author="Funing Hu" w:date="2025-11-25T10:36:00Z" w16du:dateUtc="2025-11-25T02:36:00Z"/>
                <w:lang w:eastAsia="zh-CN"/>
              </w:rPr>
            </w:pPr>
          </w:p>
        </w:tc>
      </w:tr>
      <w:tr w:rsidR="00725A8D" w14:paraId="43BCE71B" w14:textId="77777777" w:rsidTr="00DC1B6B">
        <w:trPr>
          <w:ins w:id="198" w:author="Funing Hu" w:date="2025-11-25T10:36:00Z"/>
        </w:trPr>
        <w:tc>
          <w:tcPr>
            <w:tcW w:w="1555" w:type="dxa"/>
            <w:tcPrChange w:id="199" w:author="Funing Hu" w:date="2025-11-25T10:43:00Z" w16du:dateUtc="2025-11-25T02:43:00Z">
              <w:tcPr>
                <w:tcW w:w="2821" w:type="dxa"/>
                <w:gridSpan w:val="2"/>
              </w:tcPr>
            </w:tcPrChange>
          </w:tcPr>
          <w:p w14:paraId="79D6341F" w14:textId="66CBC24E" w:rsidR="00725A8D" w:rsidRDefault="00725A8D">
            <w:pPr>
              <w:rPr>
                <w:ins w:id="200" w:author="Funing Hu" w:date="2025-11-25T10:36:00Z" w16du:dateUtc="2025-11-25T02:36:00Z"/>
                <w:lang w:eastAsia="zh-CN"/>
              </w:rPr>
            </w:pPr>
          </w:p>
        </w:tc>
        <w:tc>
          <w:tcPr>
            <w:tcW w:w="4088" w:type="dxa"/>
            <w:tcPrChange w:id="201" w:author="Funing Hu" w:date="2025-11-25T10:43:00Z" w16du:dateUtc="2025-11-25T02:43:00Z">
              <w:tcPr>
                <w:tcW w:w="2822" w:type="dxa"/>
              </w:tcPr>
            </w:tcPrChange>
          </w:tcPr>
          <w:p w14:paraId="299A7862" w14:textId="6CE9F793" w:rsidR="00725A8D" w:rsidRDefault="00725A8D" w:rsidP="00DC1B6B">
            <w:pPr>
              <w:rPr>
                <w:ins w:id="202" w:author="Funing Hu" w:date="2025-11-25T10:36:00Z" w16du:dateUtc="2025-11-25T02:36:00Z"/>
                <w:lang w:eastAsia="zh-CN"/>
              </w:rPr>
            </w:pPr>
          </w:p>
        </w:tc>
        <w:tc>
          <w:tcPr>
            <w:tcW w:w="2822" w:type="dxa"/>
            <w:tcPrChange w:id="203" w:author="Funing Hu" w:date="2025-11-25T10:43:00Z" w16du:dateUtc="2025-11-25T02:43:00Z">
              <w:tcPr>
                <w:tcW w:w="2822" w:type="dxa"/>
              </w:tcPr>
            </w:tcPrChange>
          </w:tcPr>
          <w:p w14:paraId="26090977" w14:textId="77777777" w:rsidR="00725A8D" w:rsidRDefault="00725A8D">
            <w:pPr>
              <w:rPr>
                <w:ins w:id="204" w:author="Funing Hu" w:date="2025-11-25T10:36:00Z" w16du:dateUtc="2025-11-25T02:36:00Z"/>
                <w:lang w:eastAsia="zh-CN"/>
              </w:rPr>
            </w:pPr>
          </w:p>
        </w:tc>
      </w:tr>
      <w:tr w:rsidR="00725A8D" w14:paraId="345944A2" w14:textId="77777777" w:rsidTr="00DC1B6B">
        <w:trPr>
          <w:ins w:id="205" w:author="Funing Hu" w:date="2025-11-25T10:36:00Z"/>
        </w:trPr>
        <w:tc>
          <w:tcPr>
            <w:tcW w:w="1555" w:type="dxa"/>
            <w:tcPrChange w:id="206" w:author="Funing Hu" w:date="2025-11-25T10:43:00Z" w16du:dateUtc="2025-11-25T02:43:00Z">
              <w:tcPr>
                <w:tcW w:w="2821" w:type="dxa"/>
                <w:gridSpan w:val="2"/>
              </w:tcPr>
            </w:tcPrChange>
          </w:tcPr>
          <w:p w14:paraId="40FADE96" w14:textId="7A0AFFE1" w:rsidR="00725A8D" w:rsidRDefault="00725A8D">
            <w:pPr>
              <w:rPr>
                <w:ins w:id="207" w:author="Funing Hu" w:date="2025-11-25T10:36:00Z" w16du:dateUtc="2025-11-25T02:36:00Z"/>
                <w:lang w:eastAsia="zh-CN"/>
              </w:rPr>
            </w:pPr>
          </w:p>
        </w:tc>
        <w:tc>
          <w:tcPr>
            <w:tcW w:w="4088" w:type="dxa"/>
            <w:tcPrChange w:id="208" w:author="Funing Hu" w:date="2025-11-25T10:43:00Z" w16du:dateUtc="2025-11-25T02:43:00Z">
              <w:tcPr>
                <w:tcW w:w="2822" w:type="dxa"/>
              </w:tcPr>
            </w:tcPrChange>
          </w:tcPr>
          <w:p w14:paraId="7339E9EB" w14:textId="77777777" w:rsidR="00725A8D" w:rsidRDefault="00725A8D">
            <w:pPr>
              <w:rPr>
                <w:ins w:id="209" w:author="Funing Hu" w:date="2025-11-25T10:36:00Z" w16du:dateUtc="2025-11-25T02:36:00Z"/>
                <w:lang w:eastAsia="zh-CN"/>
              </w:rPr>
            </w:pPr>
          </w:p>
        </w:tc>
        <w:tc>
          <w:tcPr>
            <w:tcW w:w="2822" w:type="dxa"/>
            <w:tcPrChange w:id="210" w:author="Funing Hu" w:date="2025-11-25T10:43:00Z" w16du:dateUtc="2025-11-25T02:43:00Z">
              <w:tcPr>
                <w:tcW w:w="2822" w:type="dxa"/>
              </w:tcPr>
            </w:tcPrChange>
          </w:tcPr>
          <w:p w14:paraId="0FCFDCE0" w14:textId="77777777" w:rsidR="00725A8D" w:rsidRDefault="00725A8D">
            <w:pPr>
              <w:rPr>
                <w:ins w:id="211" w:author="Funing Hu" w:date="2025-11-25T10:36:00Z" w16du:dateUtc="2025-11-25T02:36:00Z"/>
                <w:lang w:eastAsia="zh-CN"/>
              </w:rPr>
            </w:pPr>
          </w:p>
        </w:tc>
      </w:tr>
      <w:tr w:rsidR="00725A8D" w14:paraId="0DEB0018" w14:textId="77777777" w:rsidTr="00DC1B6B">
        <w:trPr>
          <w:ins w:id="212" w:author="Funing Hu" w:date="2025-11-25T10:36:00Z"/>
        </w:trPr>
        <w:tc>
          <w:tcPr>
            <w:tcW w:w="1555" w:type="dxa"/>
            <w:tcPrChange w:id="213" w:author="Funing Hu" w:date="2025-11-25T10:43:00Z" w16du:dateUtc="2025-11-25T02:43:00Z">
              <w:tcPr>
                <w:tcW w:w="2821" w:type="dxa"/>
                <w:gridSpan w:val="2"/>
              </w:tcPr>
            </w:tcPrChange>
          </w:tcPr>
          <w:p w14:paraId="5FAACAB9" w14:textId="130749B6" w:rsidR="00725A8D" w:rsidRDefault="00725A8D">
            <w:pPr>
              <w:rPr>
                <w:ins w:id="214" w:author="Funing Hu" w:date="2025-11-25T10:36:00Z" w16du:dateUtc="2025-11-25T02:36:00Z"/>
                <w:lang w:eastAsia="zh-CN"/>
              </w:rPr>
            </w:pPr>
          </w:p>
        </w:tc>
        <w:tc>
          <w:tcPr>
            <w:tcW w:w="4088" w:type="dxa"/>
            <w:tcPrChange w:id="215" w:author="Funing Hu" w:date="2025-11-25T10:43:00Z" w16du:dateUtc="2025-11-25T02:43:00Z">
              <w:tcPr>
                <w:tcW w:w="2822" w:type="dxa"/>
              </w:tcPr>
            </w:tcPrChange>
          </w:tcPr>
          <w:p w14:paraId="36300D2D" w14:textId="77777777" w:rsidR="00725A8D" w:rsidRDefault="00725A8D">
            <w:pPr>
              <w:rPr>
                <w:ins w:id="216" w:author="Funing Hu" w:date="2025-11-25T10:36:00Z" w16du:dateUtc="2025-11-25T02:36:00Z"/>
                <w:lang w:eastAsia="zh-CN"/>
              </w:rPr>
            </w:pPr>
          </w:p>
        </w:tc>
        <w:tc>
          <w:tcPr>
            <w:tcW w:w="2822" w:type="dxa"/>
            <w:tcPrChange w:id="217" w:author="Funing Hu" w:date="2025-11-25T10:43:00Z" w16du:dateUtc="2025-11-25T02:43:00Z">
              <w:tcPr>
                <w:tcW w:w="2822" w:type="dxa"/>
              </w:tcPr>
            </w:tcPrChange>
          </w:tcPr>
          <w:p w14:paraId="6C763563" w14:textId="77777777" w:rsidR="00725A8D" w:rsidRDefault="00725A8D">
            <w:pPr>
              <w:rPr>
                <w:ins w:id="218" w:author="Funing Hu" w:date="2025-11-25T10:36:00Z" w16du:dateUtc="2025-11-25T02:36:00Z"/>
                <w:lang w:eastAsia="zh-CN"/>
              </w:rPr>
            </w:pPr>
          </w:p>
        </w:tc>
      </w:tr>
      <w:tr w:rsidR="00725A8D" w14:paraId="203DB85C" w14:textId="77777777" w:rsidTr="00DC1B6B">
        <w:trPr>
          <w:ins w:id="219" w:author="Funing Hu" w:date="2025-11-25T10:36:00Z"/>
        </w:trPr>
        <w:tc>
          <w:tcPr>
            <w:tcW w:w="1555" w:type="dxa"/>
            <w:tcPrChange w:id="220" w:author="Funing Hu" w:date="2025-11-25T10:43:00Z" w16du:dateUtc="2025-11-25T02:43:00Z">
              <w:tcPr>
                <w:tcW w:w="2821" w:type="dxa"/>
                <w:gridSpan w:val="2"/>
              </w:tcPr>
            </w:tcPrChange>
          </w:tcPr>
          <w:p w14:paraId="0B6F4634" w14:textId="77777777" w:rsidR="00725A8D" w:rsidRDefault="00725A8D">
            <w:pPr>
              <w:rPr>
                <w:ins w:id="221" w:author="Funing Hu" w:date="2025-11-25T10:36:00Z" w16du:dateUtc="2025-11-25T02:36:00Z"/>
                <w:lang w:eastAsia="zh-CN"/>
              </w:rPr>
            </w:pPr>
          </w:p>
        </w:tc>
        <w:tc>
          <w:tcPr>
            <w:tcW w:w="4088" w:type="dxa"/>
            <w:tcPrChange w:id="222" w:author="Funing Hu" w:date="2025-11-25T10:43:00Z" w16du:dateUtc="2025-11-25T02:43:00Z">
              <w:tcPr>
                <w:tcW w:w="2822" w:type="dxa"/>
              </w:tcPr>
            </w:tcPrChange>
          </w:tcPr>
          <w:p w14:paraId="46E4F62F" w14:textId="77777777" w:rsidR="00725A8D" w:rsidRDefault="00725A8D">
            <w:pPr>
              <w:rPr>
                <w:ins w:id="223" w:author="Funing Hu" w:date="2025-11-25T10:36:00Z" w16du:dateUtc="2025-11-25T02:36:00Z"/>
                <w:lang w:eastAsia="zh-CN"/>
              </w:rPr>
            </w:pPr>
          </w:p>
        </w:tc>
        <w:tc>
          <w:tcPr>
            <w:tcW w:w="2822" w:type="dxa"/>
            <w:tcPrChange w:id="224" w:author="Funing Hu" w:date="2025-11-25T10:43:00Z" w16du:dateUtc="2025-11-25T02:43:00Z">
              <w:tcPr>
                <w:tcW w:w="2822" w:type="dxa"/>
              </w:tcPr>
            </w:tcPrChange>
          </w:tcPr>
          <w:p w14:paraId="58C532E1" w14:textId="77777777" w:rsidR="00725A8D" w:rsidRDefault="00725A8D">
            <w:pPr>
              <w:rPr>
                <w:ins w:id="225" w:author="Funing Hu" w:date="2025-11-25T10:36:00Z" w16du:dateUtc="2025-11-25T02:36:00Z"/>
                <w:lang w:eastAsia="zh-CN"/>
              </w:rPr>
            </w:pPr>
          </w:p>
        </w:tc>
      </w:tr>
    </w:tbl>
    <w:p w14:paraId="4106BCA3" w14:textId="77777777" w:rsidR="00D93A1F" w:rsidRPr="00D93A1F" w:rsidRDefault="00D93A1F">
      <w:pPr>
        <w:rPr>
          <w:ins w:id="226" w:author="Funing Hu" w:date="2025-11-25T02:32:00Z" w16du:dateUtc="2025-11-25T02:32:25Z"/>
          <w:lang w:eastAsia="zh-CN"/>
        </w:rPr>
      </w:pPr>
    </w:p>
    <w:p w14:paraId="5904FE33" w14:textId="6940B7E5" w:rsidR="2A239825" w:rsidRDefault="2A239825"/>
    <w:p w14:paraId="665BFF64" w14:textId="77777777" w:rsidR="008A7B23" w:rsidRDefault="008A7B23" w:rsidP="008A7B23">
      <w:pPr>
        <w:rPr>
          <w:b/>
          <w:bCs/>
        </w:rPr>
      </w:pPr>
    </w:p>
    <w:p w14:paraId="78D1324F" w14:textId="77777777" w:rsidR="008A7B23" w:rsidRPr="008A7B23" w:rsidRDefault="008A7B23" w:rsidP="008A7B23">
      <w:pPr>
        <w:numPr>
          <w:ilvl w:val="0"/>
          <w:numId w:val="11"/>
        </w:numPr>
        <w:rPr>
          <w:b/>
          <w:bCs/>
        </w:rPr>
      </w:pPr>
      <w:r w:rsidRPr="008A7B23">
        <w:rPr>
          <w:b/>
          <w:bCs/>
        </w:rPr>
        <w:t>UR+ Product Interface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899"/>
        <w:gridCol w:w="5722"/>
      </w:tblGrid>
      <w:tr w:rsidR="008A7B23" w:rsidRPr="008A7B23" w14:paraId="49BB5FD6" w14:textId="77777777" w:rsidTr="008A7B23">
        <w:trPr>
          <w:tblHeader/>
          <w:tblCellSpacing w:w="15" w:type="dxa"/>
        </w:trPr>
        <w:tc>
          <w:tcPr>
            <w:tcW w:w="0" w:type="auto"/>
            <w:vAlign w:val="center"/>
            <w:hideMark/>
          </w:tcPr>
          <w:p w14:paraId="0C8409AC" w14:textId="77777777" w:rsidR="008A7B23" w:rsidRPr="008A7B23" w:rsidRDefault="008A7B23" w:rsidP="008A7B23">
            <w:pPr>
              <w:rPr>
                <w:b/>
                <w:bCs/>
              </w:rPr>
            </w:pPr>
            <w:r w:rsidRPr="008A7B23">
              <w:rPr>
                <w:b/>
                <w:bCs/>
              </w:rPr>
              <w:t>Category</w:t>
            </w:r>
          </w:p>
        </w:tc>
        <w:tc>
          <w:tcPr>
            <w:tcW w:w="0" w:type="auto"/>
            <w:vAlign w:val="center"/>
            <w:hideMark/>
          </w:tcPr>
          <w:p w14:paraId="4073C075" w14:textId="77777777" w:rsidR="008A7B23" w:rsidRPr="008A7B23" w:rsidRDefault="008A7B23" w:rsidP="008A7B23">
            <w:pPr>
              <w:rPr>
                <w:b/>
                <w:bCs/>
              </w:rPr>
            </w:pPr>
            <w:r w:rsidRPr="008A7B23">
              <w:rPr>
                <w:b/>
                <w:bCs/>
              </w:rPr>
              <w:t>Interface Aspect</w:t>
            </w:r>
          </w:p>
        </w:tc>
        <w:tc>
          <w:tcPr>
            <w:tcW w:w="0" w:type="auto"/>
            <w:vAlign w:val="center"/>
            <w:hideMark/>
          </w:tcPr>
          <w:p w14:paraId="33AB3274" w14:textId="77777777" w:rsidR="008A7B23" w:rsidRPr="008A7B23" w:rsidRDefault="008A7B23" w:rsidP="008A7B23">
            <w:pPr>
              <w:rPr>
                <w:b/>
                <w:bCs/>
              </w:rPr>
            </w:pPr>
            <w:r w:rsidRPr="008A7B23">
              <w:rPr>
                <w:b/>
                <w:bCs/>
              </w:rPr>
              <w:t>Questions / Details to Specify</w:t>
            </w:r>
          </w:p>
        </w:tc>
      </w:tr>
      <w:tr w:rsidR="008A7B23" w:rsidRPr="008A7B23" w14:paraId="5DB5915B" w14:textId="77777777" w:rsidTr="008A7B23">
        <w:trPr>
          <w:tblCellSpacing w:w="15" w:type="dxa"/>
        </w:trPr>
        <w:tc>
          <w:tcPr>
            <w:tcW w:w="0" w:type="auto"/>
            <w:vAlign w:val="center"/>
            <w:hideMark/>
          </w:tcPr>
          <w:p w14:paraId="34586A76" w14:textId="77777777" w:rsidR="008A7B23" w:rsidRPr="008A7B23" w:rsidRDefault="008A7B23" w:rsidP="008A7B23">
            <w:r w:rsidRPr="008A7B23">
              <w:rPr>
                <w:b/>
                <w:bCs/>
              </w:rPr>
              <w:t>Hardware</w:t>
            </w:r>
          </w:p>
        </w:tc>
        <w:tc>
          <w:tcPr>
            <w:tcW w:w="0" w:type="auto"/>
            <w:vAlign w:val="center"/>
            <w:hideMark/>
          </w:tcPr>
          <w:p w14:paraId="3EF902EA" w14:textId="77777777" w:rsidR="008A7B23" w:rsidRPr="008A7B23" w:rsidRDefault="008A7B23" w:rsidP="008A7B23">
            <w:r w:rsidRPr="008A7B23">
              <w:t>Physical Presence</w:t>
            </w:r>
          </w:p>
        </w:tc>
        <w:tc>
          <w:tcPr>
            <w:tcW w:w="0" w:type="auto"/>
            <w:vAlign w:val="center"/>
            <w:hideMark/>
          </w:tcPr>
          <w:p w14:paraId="71F1A0DF" w14:textId="77777777" w:rsidR="008A7B23" w:rsidRPr="008A7B23" w:rsidRDefault="008A7B23" w:rsidP="008A7B23">
            <w:r w:rsidRPr="008A7B23">
              <w:t>Does the UR+ product contain hardware?</w:t>
            </w:r>
          </w:p>
        </w:tc>
      </w:tr>
      <w:tr w:rsidR="008A7B23" w:rsidRPr="008A7B23" w14:paraId="79BF640F" w14:textId="77777777" w:rsidTr="008A7B23">
        <w:trPr>
          <w:tblCellSpacing w:w="15" w:type="dxa"/>
        </w:trPr>
        <w:tc>
          <w:tcPr>
            <w:tcW w:w="0" w:type="auto"/>
            <w:vAlign w:val="center"/>
            <w:hideMark/>
          </w:tcPr>
          <w:p w14:paraId="19964420" w14:textId="77777777" w:rsidR="008A7B23" w:rsidRPr="008A7B23" w:rsidRDefault="008A7B23" w:rsidP="008A7B23"/>
        </w:tc>
        <w:tc>
          <w:tcPr>
            <w:tcW w:w="0" w:type="auto"/>
            <w:vAlign w:val="center"/>
            <w:hideMark/>
          </w:tcPr>
          <w:p w14:paraId="34C040F7" w14:textId="77777777" w:rsidR="008A7B23" w:rsidRPr="008A7B23" w:rsidRDefault="008A7B23" w:rsidP="008A7B23">
            <w:r w:rsidRPr="008A7B23">
              <w:t>Connection to Robot Base</w:t>
            </w:r>
          </w:p>
        </w:tc>
        <w:tc>
          <w:tcPr>
            <w:tcW w:w="0" w:type="auto"/>
            <w:vAlign w:val="center"/>
            <w:hideMark/>
          </w:tcPr>
          <w:p w14:paraId="4E890631" w14:textId="77777777" w:rsidR="008A7B23" w:rsidRPr="008A7B23" w:rsidRDefault="008A7B23" w:rsidP="008A7B23">
            <w:r w:rsidRPr="008A7B23">
              <w:t>Is it connected to the robot base? If yes, which base types are supported?</w:t>
            </w:r>
          </w:p>
        </w:tc>
      </w:tr>
      <w:tr w:rsidR="008A7B23" w:rsidRPr="008A7B23" w14:paraId="20E46C41" w14:textId="77777777" w:rsidTr="008A7B23">
        <w:trPr>
          <w:tblCellSpacing w:w="15" w:type="dxa"/>
        </w:trPr>
        <w:tc>
          <w:tcPr>
            <w:tcW w:w="0" w:type="auto"/>
            <w:vAlign w:val="center"/>
            <w:hideMark/>
          </w:tcPr>
          <w:p w14:paraId="3E6E809F" w14:textId="77777777" w:rsidR="008A7B23" w:rsidRPr="008A7B23" w:rsidRDefault="008A7B23" w:rsidP="008A7B23"/>
        </w:tc>
        <w:tc>
          <w:tcPr>
            <w:tcW w:w="0" w:type="auto"/>
            <w:vAlign w:val="center"/>
            <w:hideMark/>
          </w:tcPr>
          <w:p w14:paraId="30492044" w14:textId="77777777" w:rsidR="008A7B23" w:rsidRPr="008A7B23" w:rsidRDefault="008A7B23" w:rsidP="008A7B23">
            <w:r w:rsidRPr="008A7B23">
              <w:t>Connection to Tool Flange</w:t>
            </w:r>
          </w:p>
        </w:tc>
        <w:tc>
          <w:tcPr>
            <w:tcW w:w="0" w:type="auto"/>
            <w:vAlign w:val="center"/>
            <w:hideMark/>
          </w:tcPr>
          <w:p w14:paraId="006795A4" w14:textId="77777777" w:rsidR="008A7B23" w:rsidRPr="008A7B23" w:rsidRDefault="008A7B23" w:rsidP="008A7B23">
            <w:r w:rsidRPr="008A7B23">
              <w:t>Is it connected to the tool flange? If yes, which flange sizes are supported?</w:t>
            </w:r>
          </w:p>
        </w:tc>
      </w:tr>
      <w:tr w:rsidR="008A7B23" w:rsidRPr="008A7B23" w14:paraId="616C4BAB" w14:textId="77777777" w:rsidTr="008A7B23">
        <w:trPr>
          <w:tblCellSpacing w:w="15" w:type="dxa"/>
        </w:trPr>
        <w:tc>
          <w:tcPr>
            <w:tcW w:w="0" w:type="auto"/>
            <w:vAlign w:val="center"/>
            <w:hideMark/>
          </w:tcPr>
          <w:p w14:paraId="7619AB84" w14:textId="77777777" w:rsidR="008A7B23" w:rsidRPr="008A7B23" w:rsidRDefault="008A7B23" w:rsidP="008A7B23"/>
        </w:tc>
        <w:tc>
          <w:tcPr>
            <w:tcW w:w="0" w:type="auto"/>
            <w:vAlign w:val="center"/>
            <w:hideMark/>
          </w:tcPr>
          <w:p w14:paraId="51D5CE21" w14:textId="77777777" w:rsidR="008A7B23" w:rsidRPr="008A7B23" w:rsidRDefault="008A7B23" w:rsidP="008A7B23">
            <w:r w:rsidRPr="008A7B23">
              <w:t>Mounted on Robot Arm</w:t>
            </w:r>
          </w:p>
        </w:tc>
        <w:tc>
          <w:tcPr>
            <w:tcW w:w="0" w:type="auto"/>
            <w:vAlign w:val="center"/>
            <w:hideMark/>
          </w:tcPr>
          <w:p w14:paraId="1251A67A" w14:textId="77777777" w:rsidR="008A7B23" w:rsidRPr="008A7B23" w:rsidRDefault="008A7B23" w:rsidP="008A7B23">
            <w:r w:rsidRPr="008A7B23">
              <w:t>Is it mounted elsewhere on the robot arm? Specify location and method.</w:t>
            </w:r>
          </w:p>
        </w:tc>
      </w:tr>
      <w:tr w:rsidR="008A7B23" w:rsidRPr="008A7B23" w14:paraId="20A2AA79" w14:textId="77777777" w:rsidTr="008A7B23">
        <w:trPr>
          <w:tblCellSpacing w:w="15" w:type="dxa"/>
        </w:trPr>
        <w:tc>
          <w:tcPr>
            <w:tcW w:w="0" w:type="auto"/>
            <w:vAlign w:val="center"/>
            <w:hideMark/>
          </w:tcPr>
          <w:p w14:paraId="129FC58D" w14:textId="77777777" w:rsidR="008A7B23" w:rsidRPr="008A7B23" w:rsidRDefault="008A7B23" w:rsidP="008A7B23">
            <w:r w:rsidRPr="008A7B23">
              <w:rPr>
                <w:b/>
                <w:bCs/>
              </w:rPr>
              <w:t>Electrical</w:t>
            </w:r>
          </w:p>
        </w:tc>
        <w:tc>
          <w:tcPr>
            <w:tcW w:w="0" w:type="auto"/>
            <w:vAlign w:val="center"/>
            <w:hideMark/>
          </w:tcPr>
          <w:p w14:paraId="166A7151" w14:textId="77777777" w:rsidR="008A7B23" w:rsidRPr="008A7B23" w:rsidRDefault="008A7B23" w:rsidP="008A7B23">
            <w:r w:rsidRPr="008A7B23">
              <w:t>Communication Interface</w:t>
            </w:r>
          </w:p>
        </w:tc>
        <w:tc>
          <w:tcPr>
            <w:tcW w:w="0" w:type="auto"/>
            <w:vAlign w:val="center"/>
            <w:hideMark/>
          </w:tcPr>
          <w:p w14:paraId="0C89E1A8" w14:textId="77777777" w:rsidR="008A7B23" w:rsidRPr="008A7B23" w:rsidRDefault="008A7B23" w:rsidP="008A7B23">
            <w:r w:rsidRPr="008A7B23">
              <w:t>Is there an electrical or communication interface between the product and the UR robot?</w:t>
            </w:r>
          </w:p>
        </w:tc>
      </w:tr>
      <w:tr w:rsidR="008A7B23" w:rsidRPr="008A7B23" w14:paraId="4E67BEAB" w14:textId="77777777" w:rsidTr="008A7B23">
        <w:trPr>
          <w:tblCellSpacing w:w="15" w:type="dxa"/>
        </w:trPr>
        <w:tc>
          <w:tcPr>
            <w:tcW w:w="0" w:type="auto"/>
            <w:vAlign w:val="center"/>
            <w:hideMark/>
          </w:tcPr>
          <w:p w14:paraId="1B729F87" w14:textId="77777777" w:rsidR="008A7B23" w:rsidRPr="008A7B23" w:rsidRDefault="008A7B23" w:rsidP="008A7B23"/>
        </w:tc>
        <w:tc>
          <w:tcPr>
            <w:tcW w:w="0" w:type="auto"/>
            <w:vAlign w:val="center"/>
            <w:hideMark/>
          </w:tcPr>
          <w:p w14:paraId="175EC108" w14:textId="77777777" w:rsidR="008A7B23" w:rsidRPr="008A7B23" w:rsidRDefault="008A7B23" w:rsidP="008A7B23">
            <w:r w:rsidRPr="008A7B23">
              <w:t>Connection to Control Box</w:t>
            </w:r>
          </w:p>
        </w:tc>
        <w:tc>
          <w:tcPr>
            <w:tcW w:w="0" w:type="auto"/>
            <w:vAlign w:val="center"/>
            <w:hideMark/>
          </w:tcPr>
          <w:p w14:paraId="29201238" w14:textId="77777777" w:rsidR="008A7B23" w:rsidRPr="008A7B23" w:rsidRDefault="008A7B23" w:rsidP="008A7B23">
            <w:r w:rsidRPr="008A7B23">
              <w:t>If yes, which interfaces are used (e.g., USB, Ethernet, RS232)?</w:t>
            </w:r>
          </w:p>
        </w:tc>
      </w:tr>
      <w:tr w:rsidR="008A7B23" w:rsidRPr="008A7B23" w14:paraId="20348DF3" w14:textId="77777777" w:rsidTr="008A7B23">
        <w:trPr>
          <w:tblCellSpacing w:w="15" w:type="dxa"/>
        </w:trPr>
        <w:tc>
          <w:tcPr>
            <w:tcW w:w="0" w:type="auto"/>
            <w:vAlign w:val="center"/>
            <w:hideMark/>
          </w:tcPr>
          <w:p w14:paraId="7D0A752B" w14:textId="77777777" w:rsidR="008A7B23" w:rsidRPr="008A7B23" w:rsidRDefault="008A7B23" w:rsidP="008A7B23"/>
        </w:tc>
        <w:tc>
          <w:tcPr>
            <w:tcW w:w="0" w:type="auto"/>
            <w:vAlign w:val="center"/>
            <w:hideMark/>
          </w:tcPr>
          <w:p w14:paraId="153DE4AA" w14:textId="77777777" w:rsidR="008A7B23" w:rsidRPr="008A7B23" w:rsidRDefault="008A7B23" w:rsidP="008A7B23">
            <w:r w:rsidRPr="008A7B23">
              <w:t>Connection to Tool IO</w:t>
            </w:r>
          </w:p>
        </w:tc>
        <w:tc>
          <w:tcPr>
            <w:tcW w:w="0" w:type="auto"/>
            <w:vAlign w:val="center"/>
            <w:hideMark/>
          </w:tcPr>
          <w:p w14:paraId="027A12EC" w14:textId="77777777" w:rsidR="008A7B23" w:rsidRPr="008A7B23" w:rsidRDefault="008A7B23" w:rsidP="008A7B23">
            <w:r w:rsidRPr="008A7B23">
              <w:t>If yes, which interfaces are used? Does it utilize the Performance Tool Flange?</w:t>
            </w:r>
          </w:p>
        </w:tc>
      </w:tr>
      <w:tr w:rsidR="008A7B23" w:rsidRPr="008A7B23" w14:paraId="50B5D3E8" w14:textId="77777777" w:rsidTr="008A7B23">
        <w:trPr>
          <w:tblCellSpacing w:w="15" w:type="dxa"/>
        </w:trPr>
        <w:tc>
          <w:tcPr>
            <w:tcW w:w="0" w:type="auto"/>
            <w:vAlign w:val="center"/>
            <w:hideMark/>
          </w:tcPr>
          <w:p w14:paraId="1B366F2F" w14:textId="77777777" w:rsidR="008A7B23" w:rsidRPr="008A7B23" w:rsidRDefault="008A7B23" w:rsidP="008A7B23"/>
        </w:tc>
        <w:tc>
          <w:tcPr>
            <w:tcW w:w="0" w:type="auto"/>
            <w:vAlign w:val="center"/>
            <w:hideMark/>
          </w:tcPr>
          <w:p w14:paraId="125428A2" w14:textId="77777777" w:rsidR="008A7B23" w:rsidRPr="008A7B23" w:rsidRDefault="008A7B23" w:rsidP="008A7B23">
            <w:r w:rsidRPr="008A7B23">
              <w:t>Power Requirements</w:t>
            </w:r>
          </w:p>
        </w:tc>
        <w:tc>
          <w:tcPr>
            <w:tcW w:w="0" w:type="auto"/>
            <w:vAlign w:val="center"/>
            <w:hideMark/>
          </w:tcPr>
          <w:p w14:paraId="41A77810" w14:textId="77777777" w:rsidR="008A7B23" w:rsidRPr="008A7B23" w:rsidRDefault="008A7B23" w:rsidP="008A7B23">
            <w:r w:rsidRPr="008A7B23">
              <w:t>What voltage, current, and power are required for operation?</w:t>
            </w:r>
          </w:p>
        </w:tc>
      </w:tr>
      <w:tr w:rsidR="008A7B23" w:rsidRPr="008A7B23" w14:paraId="53837E96" w14:textId="77777777" w:rsidTr="008A7B23">
        <w:trPr>
          <w:tblCellSpacing w:w="15" w:type="dxa"/>
        </w:trPr>
        <w:tc>
          <w:tcPr>
            <w:tcW w:w="0" w:type="auto"/>
            <w:vAlign w:val="center"/>
            <w:hideMark/>
          </w:tcPr>
          <w:p w14:paraId="6A8F39CE" w14:textId="77777777" w:rsidR="008A7B23" w:rsidRPr="008A7B23" w:rsidRDefault="008A7B23" w:rsidP="008A7B23">
            <w:r w:rsidRPr="008A7B23">
              <w:rPr>
                <w:b/>
                <w:bCs/>
              </w:rPr>
              <w:t>Software</w:t>
            </w:r>
          </w:p>
        </w:tc>
        <w:tc>
          <w:tcPr>
            <w:tcW w:w="0" w:type="auto"/>
            <w:vAlign w:val="center"/>
            <w:hideMark/>
          </w:tcPr>
          <w:p w14:paraId="13A97B77" w14:textId="77777777" w:rsidR="008A7B23" w:rsidRPr="008A7B23" w:rsidRDefault="008A7B23" w:rsidP="008A7B23">
            <w:r w:rsidRPr="008A7B23">
              <w:t>URCap Availability</w:t>
            </w:r>
          </w:p>
        </w:tc>
        <w:tc>
          <w:tcPr>
            <w:tcW w:w="0" w:type="auto"/>
            <w:vAlign w:val="center"/>
            <w:hideMark/>
          </w:tcPr>
          <w:p w14:paraId="67F23FB9" w14:textId="77777777" w:rsidR="008A7B23" w:rsidRPr="008A7B23" w:rsidRDefault="008A7B23" w:rsidP="008A7B23">
            <w:r w:rsidRPr="008A7B23">
              <w:t>Does the product include a URCap for PolyScope 5, PolyScope X, or both?</w:t>
            </w:r>
          </w:p>
        </w:tc>
      </w:tr>
      <w:tr w:rsidR="008A7B23" w:rsidRPr="008A7B23" w14:paraId="0E494A6F" w14:textId="77777777" w:rsidTr="008A7B23">
        <w:trPr>
          <w:tblCellSpacing w:w="15" w:type="dxa"/>
        </w:trPr>
        <w:tc>
          <w:tcPr>
            <w:tcW w:w="0" w:type="auto"/>
            <w:vAlign w:val="center"/>
            <w:hideMark/>
          </w:tcPr>
          <w:p w14:paraId="769C2D49" w14:textId="77777777" w:rsidR="008A7B23" w:rsidRPr="008A7B23" w:rsidRDefault="008A7B23" w:rsidP="008A7B23"/>
        </w:tc>
        <w:tc>
          <w:tcPr>
            <w:tcW w:w="0" w:type="auto"/>
            <w:vAlign w:val="center"/>
            <w:hideMark/>
          </w:tcPr>
          <w:p w14:paraId="60823FD4" w14:textId="77777777" w:rsidR="008A7B23" w:rsidRPr="008A7B23" w:rsidRDefault="008A7B23" w:rsidP="008A7B23">
            <w:proofErr w:type="spellStart"/>
            <w:r w:rsidRPr="008A7B23">
              <w:t>URScript</w:t>
            </w:r>
            <w:proofErr w:type="spellEnd"/>
            <w:r w:rsidRPr="008A7B23">
              <w:t xml:space="preserve"> Samples</w:t>
            </w:r>
          </w:p>
        </w:tc>
        <w:tc>
          <w:tcPr>
            <w:tcW w:w="0" w:type="auto"/>
            <w:vAlign w:val="center"/>
            <w:hideMark/>
          </w:tcPr>
          <w:p w14:paraId="7FD7A105" w14:textId="77777777" w:rsidR="008A7B23" w:rsidRPr="008A7B23" w:rsidRDefault="008A7B23" w:rsidP="008A7B23">
            <w:r w:rsidRPr="008A7B23">
              <w:t xml:space="preserve">Are </w:t>
            </w:r>
            <w:proofErr w:type="spellStart"/>
            <w:r w:rsidRPr="008A7B23">
              <w:t>URScript</w:t>
            </w:r>
            <w:proofErr w:type="spellEnd"/>
            <w:r w:rsidRPr="008A7B23">
              <w:t xml:space="preserve"> samples provided for integration?</w:t>
            </w:r>
          </w:p>
        </w:tc>
      </w:tr>
      <w:tr w:rsidR="008A7B23" w:rsidRPr="008A7B23" w14:paraId="05DB5A3D" w14:textId="77777777" w:rsidTr="008A7B23">
        <w:trPr>
          <w:tblCellSpacing w:w="15" w:type="dxa"/>
        </w:trPr>
        <w:tc>
          <w:tcPr>
            <w:tcW w:w="0" w:type="auto"/>
            <w:vAlign w:val="center"/>
            <w:hideMark/>
          </w:tcPr>
          <w:p w14:paraId="2CB9437E" w14:textId="77777777" w:rsidR="008A7B23" w:rsidRPr="008A7B23" w:rsidRDefault="008A7B23" w:rsidP="008A7B23"/>
        </w:tc>
        <w:tc>
          <w:tcPr>
            <w:tcW w:w="0" w:type="auto"/>
            <w:vAlign w:val="center"/>
            <w:hideMark/>
          </w:tcPr>
          <w:p w14:paraId="5A5EF0F8" w14:textId="77777777" w:rsidR="008A7B23" w:rsidRPr="008A7B23" w:rsidRDefault="008A7B23" w:rsidP="008A7B23">
            <w:r w:rsidRPr="008A7B23">
              <w:t>External Software</w:t>
            </w:r>
          </w:p>
        </w:tc>
        <w:tc>
          <w:tcPr>
            <w:tcW w:w="0" w:type="auto"/>
            <w:vAlign w:val="center"/>
            <w:hideMark/>
          </w:tcPr>
          <w:p w14:paraId="074F3CC7" w14:textId="77777777" w:rsidR="008A7B23" w:rsidRPr="008A7B23" w:rsidRDefault="008A7B23" w:rsidP="008A7B23">
            <w:r w:rsidRPr="008A7B23">
              <w:t>Is there any external software required for operation? If yes, specify type and integration method.</w:t>
            </w:r>
          </w:p>
        </w:tc>
      </w:tr>
    </w:tbl>
    <w:p w14:paraId="4B2195A0" w14:textId="77777777" w:rsidR="008A7B23" w:rsidRPr="008A7B23" w:rsidRDefault="00FA68A6" w:rsidP="008A7B23">
      <w:r>
        <w:pict w14:anchorId="5B1B157A">
          <v:rect id="_x0000_i1029" style="width:0;height:1.5pt" o:hralign="center" o:hrstd="t" o:hr="t" fillcolor="#a0a0a0" stroked="f"/>
        </w:pict>
      </w:r>
    </w:p>
    <w:p w14:paraId="6275EF31" w14:textId="77777777" w:rsidR="008A7B23" w:rsidRPr="008A7B23" w:rsidRDefault="008A7B23" w:rsidP="008A7B23">
      <w:pPr>
        <w:numPr>
          <w:ilvl w:val="0"/>
          <w:numId w:val="2"/>
        </w:numPr>
      </w:pPr>
      <w:r w:rsidRPr="008A7B23">
        <w:t>Let me know if you'd like this exported as a Word document or integrated into a larger deliverable.</w:t>
      </w:r>
    </w:p>
    <w:p w14:paraId="43C07D68" w14:textId="77777777" w:rsidR="00CB49A5" w:rsidRDefault="00CB49A5" w:rsidP="00CB49A5"/>
    <w:sectPr w:rsidR="00CB49A5" w:rsidSect="002807A3">
      <w:headerReference w:type="default" r:id="rId15"/>
      <w:footerReference w:type="default" r:id="rId16"/>
      <w:pgSz w:w="11906" w:h="16838" w:code="9"/>
      <w:pgMar w:top="2268" w:right="2580" w:bottom="1418" w:left="851" w:header="822" w:footer="102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ning Hu" w:date="2025-12-09T11:54:00Z" w:initials="FH">
    <w:p w14:paraId="524D2A8C" w14:textId="77777777" w:rsidR="00C51C14" w:rsidRDefault="00C51C14" w:rsidP="00C51C14">
      <w:pPr>
        <w:pStyle w:val="CommentText"/>
      </w:pPr>
      <w:r>
        <w:rPr>
          <w:rStyle w:val="CommentReference"/>
        </w:rPr>
        <w:annotationRef/>
      </w:r>
      <w:r>
        <w:t>Shall we make this document online, therefore it would be much easier with the LaTex for formulate content into HTML subsite.</w:t>
      </w:r>
    </w:p>
  </w:comment>
  <w:comment w:id="10" w:author="Funing Hu" w:date="2025-12-09T11:52:00Z" w:initials="FH">
    <w:p w14:paraId="35F401F4" w14:textId="2D2A6815" w:rsidR="003F6208" w:rsidRDefault="003F6208" w:rsidP="003F6208">
      <w:pPr>
        <w:pStyle w:val="CommentText"/>
      </w:pPr>
      <w:r>
        <w:rPr>
          <w:rStyle w:val="CommentReference"/>
        </w:rPr>
        <w:annotationRef/>
      </w:r>
      <w:r>
        <w:t xml:space="preserve">shall we place here with some elaborated resource links </w:t>
      </w:r>
    </w:p>
  </w:comment>
  <w:comment w:id="25" w:author="Funing Hu" w:date="2025-12-09T11:02:00Z" w:initials="FH">
    <w:p w14:paraId="430B8A84" w14:textId="0A6F5B51" w:rsidR="003A5748" w:rsidRDefault="003A5748" w:rsidP="003A5748">
      <w:pPr>
        <w:pStyle w:val="CommentText"/>
      </w:pPr>
      <w:r>
        <w:rPr>
          <w:rStyle w:val="CommentReference"/>
        </w:rPr>
        <w:annotationRef/>
      </w:r>
      <w:r>
        <w:t>‘documention’ will be put in Documentation section</w:t>
      </w:r>
    </w:p>
  </w:comment>
  <w:comment w:id="31" w:author="Funing Hu" w:date="2025-12-09T11:06:00Z" w:initials="FH">
    <w:p w14:paraId="447C9293" w14:textId="77777777" w:rsidR="004B1B8A" w:rsidRDefault="004B1B8A" w:rsidP="004B1B8A">
      <w:pPr>
        <w:pStyle w:val="CommentText"/>
      </w:pPr>
      <w:r>
        <w:rPr>
          <w:rStyle w:val="CommentReference"/>
        </w:rPr>
        <w:annotationRef/>
      </w:r>
      <w:r>
        <w:t>Documentation requirement in common with App-kit &amp; Component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4D2A8C" w15:done="0"/>
  <w15:commentEx w15:paraId="35F401F4" w15:done="0"/>
  <w15:commentEx w15:paraId="430B8A84" w15:done="0"/>
  <w15:commentEx w15:paraId="447C92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8AC5C" w16cex:dateUtc="2025-12-09T03:54:00Z"/>
  <w16cex:commentExtensible w16cex:durableId="3FA71E11" w16cex:dateUtc="2025-12-09T03:52:00Z"/>
  <w16cex:commentExtensible w16cex:durableId="3B4228B4" w16cex:dateUtc="2025-12-09T03:02:00Z"/>
  <w16cex:commentExtensible w16cex:durableId="70AE9E4E" w16cex:dateUtc="2025-12-09T0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4D2A8C" w16cid:durableId="2348AC5C"/>
  <w16cid:commentId w16cid:paraId="35F401F4" w16cid:durableId="3FA71E11"/>
  <w16cid:commentId w16cid:paraId="430B8A84" w16cid:durableId="3B4228B4"/>
  <w16cid:commentId w16cid:paraId="447C9293" w16cid:durableId="70AE9E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6FC7" w14:textId="77777777" w:rsidR="00CD23AD" w:rsidRDefault="00CD23AD" w:rsidP="00C17A1E">
      <w:pPr>
        <w:spacing w:line="240" w:lineRule="auto"/>
      </w:pPr>
      <w:r>
        <w:separator/>
      </w:r>
    </w:p>
  </w:endnote>
  <w:endnote w:type="continuationSeparator" w:id="0">
    <w:p w14:paraId="40F50B5C" w14:textId="77777777" w:rsidR="00CD23AD" w:rsidRDefault="00CD23AD" w:rsidP="00C17A1E">
      <w:pPr>
        <w:spacing w:line="240" w:lineRule="auto"/>
      </w:pPr>
      <w:r>
        <w:continuationSeparator/>
      </w:r>
    </w:p>
  </w:endnote>
  <w:endnote w:type="continuationNotice" w:id="1">
    <w:p w14:paraId="0521C589" w14:textId="77777777" w:rsidR="00CD23AD" w:rsidRDefault="00CD23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ed Hat Display Medium">
    <w:panose1 w:val="02010303040201060303"/>
    <w:charset w:val="00"/>
    <w:family w:val="auto"/>
    <w:pitch w:val="variable"/>
    <w:sig w:usb0="A000002F" w:usb1="4000006B" w:usb2="00000028"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3D55" w14:textId="77777777" w:rsidR="00584B82" w:rsidRPr="00C81165" w:rsidRDefault="00CE7DCC" w:rsidP="00C81165">
    <w:pPr>
      <w:pStyle w:val="Footer"/>
    </w:pPr>
    <w:r>
      <w:rPr>
        <w:noProof/>
      </w:rPr>
      <mc:AlternateContent>
        <mc:Choice Requires="wps">
          <w:drawing>
            <wp:anchor distT="0" distB="0" distL="114300" distR="114300" simplePos="0" relativeHeight="251658240" behindDoc="0" locked="0" layoutInCell="1" allowOverlap="1" wp14:anchorId="5D307A5D" wp14:editId="27D329F0">
              <wp:simplePos x="0" y="0"/>
              <wp:positionH relativeFrom="margin">
                <wp:align>left</wp:align>
              </wp:positionH>
              <wp:positionV relativeFrom="page">
                <wp:align>bottom</wp:align>
              </wp:positionV>
              <wp:extent cx="1674000" cy="640800"/>
              <wp:effectExtent l="0" t="0" r="2540" b="0"/>
              <wp:wrapNone/>
              <wp:docPr id="3" name="PageNumber"/>
              <wp:cNvGraphicFramePr/>
              <a:graphic xmlns:a="http://schemas.openxmlformats.org/drawingml/2006/main">
                <a:graphicData uri="http://schemas.microsoft.com/office/word/2010/wordprocessingShape">
                  <wps:wsp>
                    <wps:cNvSpPr txBox="1"/>
                    <wps:spPr>
                      <a:xfrm>
                        <a:off x="0" y="0"/>
                        <a:ext cx="1674000" cy="640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AFCA218" w14:textId="77777777" w:rsidR="00CE7DCC" w:rsidRPr="00C17A1E" w:rsidRDefault="00924567" w:rsidP="00CE7DCC">
                          <w:pPr>
                            <w:pStyle w:val="Footer-PageNumber"/>
                          </w:pPr>
                          <w:r>
                            <w:t>Page</w:t>
                          </w:r>
                          <w:r w:rsidRPr="00C17A1E">
                            <w:t xml:space="preserve"> </w:t>
                          </w:r>
                          <w:r w:rsidRPr="00C17A1E">
                            <w:fldChar w:fldCharType="begin"/>
                          </w:r>
                          <w:r w:rsidRPr="00C17A1E">
                            <w:instrText xml:space="preserve"> PAGE  </w:instrText>
                          </w:r>
                          <w:r w:rsidRPr="00C17A1E">
                            <w:fldChar w:fldCharType="separate"/>
                          </w:r>
                          <w:r>
                            <w:t>2</w:t>
                          </w:r>
                          <w:r w:rsidRPr="00C17A1E">
                            <w:fldChar w:fldCharType="end"/>
                          </w:r>
                          <w:r w:rsidRPr="00C17A1E">
                            <w:t xml:space="preserve"> </w:t>
                          </w:r>
                          <w:r>
                            <w:t>o</w:t>
                          </w:r>
                          <w:r w:rsidRPr="00C17A1E">
                            <w:t xml:space="preserve">f </w:t>
                          </w:r>
                          <w:r w:rsidRPr="00C17A1E">
                            <w:fldChar w:fldCharType="begin"/>
                          </w:r>
                          <w:r w:rsidRPr="00C17A1E">
                            <w:instrText xml:space="preserve"> </w:instrText>
                          </w:r>
                          <w:r>
                            <w:instrText>NUM</w:instrText>
                          </w:r>
                          <w:r w:rsidRPr="00C17A1E">
                            <w:instrText xml:space="preserve">PAGES  </w:instrText>
                          </w:r>
                          <w:r w:rsidRPr="00C17A1E">
                            <w:fldChar w:fldCharType="separate"/>
                          </w:r>
                          <w:r>
                            <w:t>5</w:t>
                          </w:r>
                          <w:r w:rsidRPr="00C17A1E">
                            <w:fldChar w:fldCharType="end"/>
                          </w:r>
                        </w:p>
                      </w:txbxContent>
                    </wps:txbx>
                    <wps:bodyPr rot="0" spcFirstLastPara="0" vertOverflow="overflow" horzOverflow="overflow" vert="horz" wrap="square" lIns="0" tIns="0" rIns="0" bIns="360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307A5D" id="_x0000_t202" coordsize="21600,21600" o:spt="202" path="m,l,21600r21600,l21600,xe">
              <v:stroke joinstyle="miter"/>
              <v:path gradientshapeok="t" o:connecttype="rect"/>
            </v:shapetype>
            <v:shape id="PageNumber" o:spid="_x0000_s1026" type="#_x0000_t202" style="position:absolute;margin-left:0;margin-top:0;width:131.8pt;height:50.45pt;z-index:251658240;visibility:visible;mso-wrap-style:square;mso-width-percent:0;mso-height-percent:0;mso-wrap-distance-left:9pt;mso-wrap-distance-top:0;mso-wrap-distance-right:9pt;mso-wrap-distance-bottom:0;mso-position-horizontal:lef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" filled="f" fillcolor="white [3201]" stroked="f" strokeweight=".5pt">
              <v:textbox inset="0,0,0,10mm">
                <w:txbxContent>
                  <w:p w14:paraId="6AFCA218" w14:textId="77777777" w:rsidR="00CE7DCC" w:rsidRPr="00C17A1E" w:rsidRDefault="00924567" w:rsidP="00CE7DCC">
                    <w:pPr>
                      <w:pStyle w:val="Footer-PageNumber"/>
                    </w:pPr>
                    <w:r>
                      <w:t>Page</w:t>
                    </w:r>
                    <w:r w:rsidRPr="00C17A1E">
                      <w:t xml:space="preserve"> </w:t>
                    </w:r>
                    <w:r w:rsidRPr="00C17A1E">
                      <w:fldChar w:fldCharType="begin"/>
                    </w:r>
                    <w:r w:rsidRPr="00C17A1E">
                      <w:instrText xml:space="preserve"> PAGE  </w:instrText>
                    </w:r>
                    <w:r w:rsidRPr="00C17A1E">
                      <w:fldChar w:fldCharType="separate"/>
                    </w:r>
                    <w:r>
                      <w:t>2</w:t>
                    </w:r>
                    <w:r w:rsidRPr="00C17A1E">
                      <w:fldChar w:fldCharType="end"/>
                    </w:r>
                    <w:r w:rsidRPr="00C17A1E">
                      <w:t xml:space="preserve"> </w:t>
                    </w:r>
                    <w:r>
                      <w:t>o</w:t>
                    </w:r>
                    <w:r w:rsidRPr="00C17A1E">
                      <w:t xml:space="preserve">f </w:t>
                    </w:r>
                    <w:r w:rsidRPr="00C17A1E">
                      <w:fldChar w:fldCharType="begin"/>
                    </w:r>
                    <w:r w:rsidRPr="00C17A1E">
                      <w:instrText xml:space="preserve"> </w:instrText>
                    </w:r>
                    <w:r>
                      <w:instrText>NUM</w:instrText>
                    </w:r>
                    <w:r w:rsidRPr="00C17A1E">
                      <w:instrText xml:space="preserve">PAGES  </w:instrText>
                    </w:r>
                    <w:r w:rsidRPr="00C17A1E">
                      <w:fldChar w:fldCharType="separate"/>
                    </w:r>
                    <w:r>
                      <w:t>5</w:t>
                    </w:r>
                    <w:r w:rsidRPr="00C17A1E">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4BAD" w14:textId="77777777" w:rsidR="00CD23AD" w:rsidRPr="00C85543" w:rsidRDefault="00CD23AD" w:rsidP="00C85543">
      <w:pPr>
        <w:pStyle w:val="Footer"/>
      </w:pPr>
    </w:p>
  </w:footnote>
  <w:footnote w:type="continuationSeparator" w:id="0">
    <w:p w14:paraId="6F35AEC4" w14:textId="77777777" w:rsidR="00CD23AD" w:rsidRDefault="00CD23AD" w:rsidP="00C17A1E">
      <w:pPr>
        <w:spacing w:line="240" w:lineRule="auto"/>
      </w:pPr>
      <w:r>
        <w:continuationSeparator/>
      </w:r>
    </w:p>
  </w:footnote>
  <w:footnote w:type="continuationNotice" w:id="1">
    <w:p w14:paraId="06118128" w14:textId="77777777" w:rsidR="00CD23AD" w:rsidRDefault="00CD23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ayout w:type="fixed"/>
      <w:tblCellMar>
        <w:left w:w="0" w:type="dxa"/>
        <w:right w:w="0" w:type="dxa"/>
      </w:tblCellMar>
      <w:tblLook w:val="04A0" w:firstRow="1" w:lastRow="0" w:firstColumn="1" w:lastColumn="0" w:noHBand="0" w:noVBand="1"/>
    </w:tblPr>
    <w:tblGrid>
      <w:gridCol w:w="5103"/>
      <w:gridCol w:w="5103"/>
    </w:tblGrid>
    <w:tr w:rsidR="00CE7DCC" w14:paraId="13682288" w14:textId="77777777" w:rsidTr="00ED7E74">
      <w:tc>
        <w:tcPr>
          <w:tcW w:w="5103" w:type="dxa"/>
        </w:tcPr>
        <w:p w14:paraId="7783A3A0" w14:textId="77777777" w:rsidR="00CE7DCC" w:rsidRDefault="00CE7DCC" w:rsidP="00CE7DCC">
          <w:pPr>
            <w:pStyle w:val="Header"/>
          </w:pPr>
          <w:r w:rsidRPr="0069586C">
            <w:t>© 202</w:t>
          </w:r>
          <w:r w:rsidR="00F65E17">
            <w:t>5</w:t>
          </w:r>
          <w:r w:rsidRPr="0069586C">
            <w:t xml:space="preserve"> Universal Robots A/S. All Rights Reserved.</w:t>
          </w:r>
        </w:p>
      </w:tc>
      <w:tc>
        <w:tcPr>
          <w:tcW w:w="5103" w:type="dxa"/>
        </w:tcPr>
        <w:p w14:paraId="1029171B" w14:textId="77777777" w:rsidR="00CE7DCC" w:rsidRPr="00814701" w:rsidRDefault="00B106F5" w:rsidP="00814701">
          <w:pPr>
            <w:pStyle w:val="DocumentType"/>
          </w:pPr>
          <w:r>
            <w:fldChar w:fldCharType="begin"/>
          </w:r>
          <w:r>
            <w:instrText>MACROBUTTON NN [Document nam</w:instrText>
          </w:r>
          <w:r w:rsidR="005C1178">
            <w:instrText>e</w:instrText>
          </w:r>
          <w:r>
            <w:instrText>]</w:instrText>
          </w:r>
          <w:r>
            <w:fldChar w:fldCharType="end"/>
          </w:r>
        </w:p>
      </w:tc>
    </w:tr>
  </w:tbl>
  <w:p w14:paraId="1D0165F8" w14:textId="77777777" w:rsidR="00584B82" w:rsidRDefault="00584B82" w:rsidP="00CE7D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96CBF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A9ECFA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8EF01BFA"/>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6F83DF0"/>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101E0D26"/>
    <w:multiLevelType w:val="multilevel"/>
    <w:tmpl w:val="0406001D"/>
    <w:styleLink w:val="1ai"/>
    <w:lvl w:ilvl="0">
      <w:start w:val="1"/>
      <w:numFmt w:val="decimal"/>
      <w:lvlText w:val="%1)"/>
      <w:lvlJc w:val="left"/>
      <w:pPr>
        <w:ind w:left="360" w:hanging="360"/>
      </w:pPr>
      <w:rPr>
        <w:rFonts w:ascii="Roboto" w:hAnsi="Roboto"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1845EE"/>
    <w:multiLevelType w:val="multilevel"/>
    <w:tmpl w:val="3CE45E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76F5C"/>
    <w:multiLevelType w:val="multilevel"/>
    <w:tmpl w:val="5B2C43B2"/>
    <w:lvl w:ilvl="0">
      <w:start w:val="1"/>
      <w:numFmt w:val="bullet"/>
      <w:pStyle w:val="FactBox-ListBullet"/>
      <w:lvlText w:val="•"/>
      <w:lvlJc w:val="left"/>
      <w:pPr>
        <w:ind w:left="397" w:hanging="227"/>
      </w:pPr>
      <w:rPr>
        <w:rFonts w:ascii="Roboto" w:hAnsi="Roboto" w:hint="default"/>
      </w:rPr>
    </w:lvl>
    <w:lvl w:ilvl="1">
      <w:start w:val="1"/>
      <w:numFmt w:val="bullet"/>
      <w:lvlText w:val="•"/>
      <w:lvlJc w:val="left"/>
      <w:pPr>
        <w:ind w:left="568" w:hanging="284"/>
      </w:pPr>
      <w:rPr>
        <w:rFonts w:ascii="Roboto" w:hAnsi="Roboto" w:cs="Times New Roman" w:hint="default"/>
      </w:rPr>
    </w:lvl>
    <w:lvl w:ilvl="2">
      <w:start w:val="1"/>
      <w:numFmt w:val="bullet"/>
      <w:lvlText w:val="•"/>
      <w:lvlJc w:val="left"/>
      <w:pPr>
        <w:ind w:left="852" w:hanging="284"/>
      </w:pPr>
      <w:rPr>
        <w:rFonts w:ascii="Roboto" w:hAnsi="Roboto" w:cs="Times New Roman" w:hint="default"/>
      </w:rPr>
    </w:lvl>
    <w:lvl w:ilvl="3">
      <w:start w:val="1"/>
      <w:numFmt w:val="bullet"/>
      <w:lvlText w:val="•"/>
      <w:lvlJc w:val="left"/>
      <w:pPr>
        <w:ind w:left="1136" w:hanging="284"/>
      </w:pPr>
      <w:rPr>
        <w:rFonts w:ascii="Roboto" w:hAnsi="Roboto" w:cs="Times New Roman" w:hint="default"/>
      </w:rPr>
    </w:lvl>
    <w:lvl w:ilvl="4">
      <w:start w:val="1"/>
      <w:numFmt w:val="bullet"/>
      <w:lvlText w:val="•"/>
      <w:lvlJc w:val="left"/>
      <w:pPr>
        <w:ind w:left="1420" w:hanging="284"/>
      </w:pPr>
      <w:rPr>
        <w:rFonts w:ascii="Roboto" w:hAnsi="Roboto" w:cs="Times New Roman" w:hint="default"/>
      </w:rPr>
    </w:lvl>
    <w:lvl w:ilvl="5">
      <w:start w:val="1"/>
      <w:numFmt w:val="bullet"/>
      <w:lvlText w:val="•"/>
      <w:lvlJc w:val="left"/>
      <w:pPr>
        <w:ind w:left="1644" w:hanging="224"/>
      </w:pPr>
      <w:rPr>
        <w:rFonts w:ascii="Roboto" w:hAnsi="Roboto" w:hint="default"/>
      </w:rPr>
    </w:lvl>
    <w:lvl w:ilvl="6">
      <w:start w:val="1"/>
      <w:numFmt w:val="bullet"/>
      <w:lvlText w:val="•"/>
      <w:lvlJc w:val="left"/>
      <w:pPr>
        <w:ind w:left="1988" w:hanging="284"/>
      </w:pPr>
      <w:rPr>
        <w:rFonts w:ascii="Roboto" w:hAnsi="Roboto" w:hint="default"/>
      </w:rPr>
    </w:lvl>
    <w:lvl w:ilvl="7">
      <w:start w:val="1"/>
      <w:numFmt w:val="bullet"/>
      <w:lvlText w:val="•"/>
      <w:lvlJc w:val="left"/>
      <w:pPr>
        <w:ind w:left="2272" w:hanging="284"/>
      </w:pPr>
      <w:rPr>
        <w:rFonts w:ascii="Roboto" w:hAnsi="Roboto" w:cs="Times New Roman" w:hint="default"/>
      </w:rPr>
    </w:lvl>
    <w:lvl w:ilvl="8">
      <w:start w:val="1"/>
      <w:numFmt w:val="bullet"/>
      <w:lvlText w:val="•"/>
      <w:lvlJc w:val="left"/>
      <w:pPr>
        <w:ind w:left="2556" w:hanging="284"/>
      </w:pPr>
      <w:rPr>
        <w:rFonts w:ascii="Roboto" w:hAnsi="Roboto" w:cs="Times New Roman" w:hint="default"/>
      </w:rPr>
    </w:lvl>
  </w:abstractNum>
  <w:abstractNum w:abstractNumId="7" w15:restartNumberingAfterBreak="0">
    <w:nsid w:val="15F216F2"/>
    <w:multiLevelType w:val="multilevel"/>
    <w:tmpl w:val="13E80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07172"/>
    <w:multiLevelType w:val="multilevel"/>
    <w:tmpl w:val="E948FCD4"/>
    <w:lvl w:ilvl="0">
      <w:start w:val="1"/>
      <w:numFmt w:val="bullet"/>
      <w:pStyle w:val="Table-ListBullet"/>
      <w:lvlText w:val="•"/>
      <w:lvlJc w:val="left"/>
      <w:pPr>
        <w:ind w:left="397" w:hanging="284"/>
      </w:pPr>
      <w:rPr>
        <w:rFonts w:ascii="Roboto" w:hAnsi="Roboto" w:hint="default"/>
      </w:rPr>
    </w:lvl>
    <w:lvl w:ilvl="1">
      <w:start w:val="1"/>
      <w:numFmt w:val="bullet"/>
      <w:lvlText w:val="•"/>
      <w:lvlJc w:val="left"/>
      <w:pPr>
        <w:ind w:left="567" w:hanging="284"/>
      </w:pPr>
      <w:rPr>
        <w:rFonts w:ascii="Roboto" w:hAnsi="Roboto" w:cs="Times New Roman" w:hint="default"/>
      </w:rPr>
    </w:lvl>
    <w:lvl w:ilvl="2">
      <w:start w:val="1"/>
      <w:numFmt w:val="bullet"/>
      <w:lvlText w:val="•"/>
      <w:lvlJc w:val="left"/>
      <w:pPr>
        <w:ind w:left="737" w:hanging="284"/>
      </w:pPr>
      <w:rPr>
        <w:rFonts w:ascii="Roboto" w:hAnsi="Roboto" w:cs="Times New Roman" w:hint="default"/>
      </w:rPr>
    </w:lvl>
    <w:lvl w:ilvl="3">
      <w:start w:val="1"/>
      <w:numFmt w:val="bullet"/>
      <w:lvlText w:val="•"/>
      <w:lvlJc w:val="left"/>
      <w:pPr>
        <w:ind w:left="907" w:hanging="284"/>
      </w:pPr>
      <w:rPr>
        <w:rFonts w:ascii="Roboto" w:hAnsi="Roboto" w:cs="Times New Roman" w:hint="default"/>
      </w:rPr>
    </w:lvl>
    <w:lvl w:ilvl="4">
      <w:start w:val="1"/>
      <w:numFmt w:val="bullet"/>
      <w:lvlText w:val="•"/>
      <w:lvlJc w:val="left"/>
      <w:pPr>
        <w:ind w:left="1077" w:hanging="284"/>
      </w:pPr>
      <w:rPr>
        <w:rFonts w:ascii="Roboto" w:hAnsi="Roboto" w:cs="Times New Roman" w:hint="default"/>
      </w:rPr>
    </w:lvl>
    <w:lvl w:ilvl="5">
      <w:start w:val="1"/>
      <w:numFmt w:val="bullet"/>
      <w:lvlText w:val="•"/>
      <w:lvlJc w:val="left"/>
      <w:pPr>
        <w:ind w:left="1247" w:hanging="284"/>
      </w:pPr>
      <w:rPr>
        <w:rFonts w:ascii="Roboto" w:hAnsi="Roboto" w:cs="Times New Roman" w:hint="default"/>
      </w:rPr>
    </w:lvl>
    <w:lvl w:ilvl="6">
      <w:start w:val="1"/>
      <w:numFmt w:val="bullet"/>
      <w:lvlText w:val="•"/>
      <w:lvlJc w:val="left"/>
      <w:pPr>
        <w:ind w:left="1417" w:hanging="284"/>
      </w:pPr>
      <w:rPr>
        <w:rFonts w:ascii="Roboto" w:hAnsi="Roboto" w:cs="Times New Roman" w:hint="default"/>
      </w:rPr>
    </w:lvl>
    <w:lvl w:ilvl="7">
      <w:start w:val="1"/>
      <w:numFmt w:val="bullet"/>
      <w:lvlText w:val="•"/>
      <w:lvlJc w:val="left"/>
      <w:pPr>
        <w:ind w:left="1587" w:hanging="284"/>
      </w:pPr>
      <w:rPr>
        <w:rFonts w:ascii="Roboto" w:hAnsi="Roboto" w:cs="Times New Roman" w:hint="default"/>
      </w:rPr>
    </w:lvl>
    <w:lvl w:ilvl="8">
      <w:start w:val="1"/>
      <w:numFmt w:val="bullet"/>
      <w:lvlText w:val="•"/>
      <w:lvlJc w:val="left"/>
      <w:pPr>
        <w:ind w:left="1757" w:hanging="284"/>
      </w:pPr>
      <w:rPr>
        <w:rFonts w:ascii="Roboto" w:hAnsi="Roboto" w:cs="Times New Roman" w:hint="default"/>
      </w:rPr>
    </w:lvl>
  </w:abstractNum>
  <w:abstractNum w:abstractNumId="9" w15:restartNumberingAfterBreak="0">
    <w:nsid w:val="1D01690B"/>
    <w:multiLevelType w:val="multilevel"/>
    <w:tmpl w:val="53FA2EC6"/>
    <w:lvl w:ilvl="0">
      <w:start w:val="1"/>
      <w:numFmt w:val="lowerLetter"/>
      <w:pStyle w:val="ListAlphabet"/>
      <w:lvlText w:val="%1."/>
      <w:lvlJc w:val="left"/>
      <w:pPr>
        <w:ind w:left="340" w:hanging="340"/>
      </w:pPr>
      <w:rPr>
        <w:rFonts w:asciiTheme="minorHAnsi" w:hAnsiTheme="minorHAnsi" w:hint="default"/>
      </w:rPr>
    </w:lvl>
    <w:lvl w:ilvl="1">
      <w:start w:val="1"/>
      <w:numFmt w:val="lowerRoman"/>
      <w:lvlText w:val="%2."/>
      <w:lvlJc w:val="left"/>
      <w:pPr>
        <w:ind w:left="680" w:hanging="340"/>
      </w:pPr>
      <w:rPr>
        <w:rFonts w:asciiTheme="minorHAnsi" w:hAnsiTheme="minorHAnsi" w:hint="default"/>
      </w:rPr>
    </w:lvl>
    <w:lvl w:ilvl="2">
      <w:start w:val="1"/>
      <w:numFmt w:val="decimal"/>
      <w:lvlText w:val="%3."/>
      <w:lvlJc w:val="left"/>
      <w:pPr>
        <w:ind w:left="1020" w:hanging="340"/>
      </w:pPr>
      <w:rPr>
        <w:rFonts w:asciiTheme="minorHAnsi" w:hAnsiTheme="minorHAnsi" w:hint="default"/>
      </w:rPr>
    </w:lvl>
    <w:lvl w:ilvl="3">
      <w:start w:val="1"/>
      <w:numFmt w:val="lowerLetter"/>
      <w:lvlText w:val="%4)"/>
      <w:lvlJc w:val="left"/>
      <w:pPr>
        <w:ind w:left="1360" w:hanging="340"/>
      </w:pPr>
      <w:rPr>
        <w:rFonts w:asciiTheme="minorHAnsi" w:hAnsiTheme="minorHAnsi" w:hint="default"/>
      </w:rPr>
    </w:lvl>
    <w:lvl w:ilvl="4">
      <w:start w:val="1"/>
      <w:numFmt w:val="lowerRoman"/>
      <w:lvlText w:val="%5)"/>
      <w:lvlJc w:val="left"/>
      <w:pPr>
        <w:ind w:left="1700" w:hanging="340"/>
      </w:pPr>
      <w:rPr>
        <w:rFonts w:asciiTheme="minorHAnsi" w:hAnsiTheme="minorHAnsi" w:hint="default"/>
      </w:rPr>
    </w:lvl>
    <w:lvl w:ilvl="5">
      <w:start w:val="1"/>
      <w:numFmt w:val="decimal"/>
      <w:lvlText w:val="%6)"/>
      <w:lvlJc w:val="left"/>
      <w:pPr>
        <w:ind w:left="2040" w:hanging="340"/>
      </w:pPr>
      <w:rPr>
        <w:rFonts w:asciiTheme="minorHAnsi" w:hAnsiTheme="minorHAnsi" w:hint="default"/>
      </w:rPr>
    </w:lvl>
    <w:lvl w:ilvl="6">
      <w:start w:val="1"/>
      <w:numFmt w:val="lowerLetter"/>
      <w:lvlText w:val="(%7)"/>
      <w:lvlJc w:val="left"/>
      <w:pPr>
        <w:ind w:left="2380" w:hanging="340"/>
      </w:pPr>
      <w:rPr>
        <w:rFonts w:asciiTheme="minorHAnsi" w:hAnsiTheme="minorHAnsi" w:hint="default"/>
      </w:rPr>
    </w:lvl>
    <w:lvl w:ilvl="7">
      <w:start w:val="1"/>
      <w:numFmt w:val="lowerRoman"/>
      <w:lvlText w:val="(%8)"/>
      <w:lvlJc w:val="left"/>
      <w:pPr>
        <w:ind w:left="2720" w:hanging="340"/>
      </w:pPr>
      <w:rPr>
        <w:rFonts w:asciiTheme="minorHAnsi" w:hAnsiTheme="minorHAnsi" w:hint="default"/>
      </w:rPr>
    </w:lvl>
    <w:lvl w:ilvl="8">
      <w:start w:val="1"/>
      <w:numFmt w:val="decimal"/>
      <w:lvlText w:val="(%9)"/>
      <w:lvlJc w:val="left"/>
      <w:pPr>
        <w:ind w:left="3060" w:hanging="340"/>
      </w:pPr>
      <w:rPr>
        <w:rFonts w:asciiTheme="minorHAnsi" w:hAnsiTheme="minorHAnsi" w:hint="default"/>
      </w:rPr>
    </w:lvl>
  </w:abstractNum>
  <w:abstractNum w:abstractNumId="10" w15:restartNumberingAfterBreak="0">
    <w:nsid w:val="1FA95C22"/>
    <w:multiLevelType w:val="multilevel"/>
    <w:tmpl w:val="7B4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D7215"/>
    <w:multiLevelType w:val="multilevel"/>
    <w:tmpl w:val="637847FE"/>
    <w:lvl w:ilvl="0">
      <w:start w:val="1"/>
      <w:numFmt w:val="decimal"/>
      <w:pStyle w:val="AppendixHeading"/>
      <w:suff w:val="space"/>
      <w:lvlText w:val="Appendix %1 -"/>
      <w:lvlJc w:val="left"/>
      <w:pPr>
        <w:ind w:left="0" w:firstLine="0"/>
      </w:pPr>
      <w:rPr>
        <w:rFonts w:asciiTheme="minorHAnsi" w:hAnsiTheme="minorHAnsi"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3AAA41FB"/>
    <w:multiLevelType w:val="multilevel"/>
    <w:tmpl w:val="E71E04AC"/>
    <w:lvl w:ilvl="0">
      <w:start w:val="1"/>
      <w:numFmt w:val="decimal"/>
      <w:pStyle w:val="FactBox-ListNumber"/>
      <w:lvlText w:val="%1."/>
      <w:lvlJc w:val="left"/>
      <w:pPr>
        <w:ind w:left="397" w:hanging="227"/>
      </w:pPr>
      <w:rPr>
        <w:rFonts w:ascii="Roboto" w:hAnsi="Roboto" w:hint="default"/>
      </w:rPr>
    </w:lvl>
    <w:lvl w:ilvl="1">
      <w:start w:val="1"/>
      <w:numFmt w:val="decimal"/>
      <w:lvlText w:val="%1.%2."/>
      <w:lvlJc w:val="left"/>
      <w:pPr>
        <w:ind w:left="737" w:hanging="567"/>
      </w:pPr>
      <w:rPr>
        <w:rFonts w:ascii="Roboto" w:hAnsi="Roboto" w:hint="default"/>
      </w:rPr>
    </w:lvl>
    <w:lvl w:ilvl="2">
      <w:start w:val="1"/>
      <w:numFmt w:val="decimal"/>
      <w:lvlText w:val="%1.%2.%3."/>
      <w:lvlJc w:val="left"/>
      <w:pPr>
        <w:ind w:left="1134" w:hanging="566"/>
      </w:pPr>
      <w:rPr>
        <w:rFonts w:ascii="Roboto" w:hAnsi="Roboto" w:hint="default"/>
      </w:rPr>
    </w:lvl>
    <w:lvl w:ilvl="3">
      <w:start w:val="1"/>
      <w:numFmt w:val="decimal"/>
      <w:lvlText w:val="%1.%2.%3.%4."/>
      <w:lvlJc w:val="left"/>
      <w:pPr>
        <w:ind w:left="1531" w:hanging="679"/>
      </w:pPr>
      <w:rPr>
        <w:rFonts w:ascii="Roboto" w:hAnsi="Roboto" w:hint="default"/>
      </w:rPr>
    </w:lvl>
    <w:lvl w:ilvl="4">
      <w:start w:val="1"/>
      <w:numFmt w:val="decimal"/>
      <w:lvlText w:val="%1.%2.%3.%4.%5."/>
      <w:lvlJc w:val="left"/>
      <w:pPr>
        <w:ind w:left="1644" w:hanging="793"/>
      </w:pPr>
      <w:rPr>
        <w:rFonts w:ascii="Roboto" w:hAnsi="Roboto" w:hint="default"/>
      </w:rPr>
    </w:lvl>
    <w:lvl w:ilvl="5">
      <w:start w:val="1"/>
      <w:numFmt w:val="decimal"/>
      <w:lvlText w:val="%1.%2.%3.%4.%5.%6."/>
      <w:lvlJc w:val="left"/>
      <w:pPr>
        <w:ind w:left="1701" w:hanging="850"/>
      </w:pPr>
      <w:rPr>
        <w:rFonts w:ascii="Roboto" w:hAnsi="Roboto" w:hint="default"/>
      </w:rPr>
    </w:lvl>
    <w:lvl w:ilvl="6">
      <w:start w:val="1"/>
      <w:numFmt w:val="decimal"/>
      <w:lvlText w:val="%1.%2.%3.%4.%5.%6.%7."/>
      <w:lvlJc w:val="left"/>
      <w:pPr>
        <w:ind w:left="1814" w:hanging="963"/>
      </w:pPr>
      <w:rPr>
        <w:rFonts w:ascii="Roboto" w:hAnsi="Roboto" w:hint="default"/>
      </w:rPr>
    </w:lvl>
    <w:lvl w:ilvl="7">
      <w:start w:val="1"/>
      <w:numFmt w:val="decimal"/>
      <w:lvlText w:val="%1.%2.%3.%4.%5.%6.%7.%8."/>
      <w:lvlJc w:val="left"/>
      <w:pPr>
        <w:ind w:left="1871" w:hanging="1020"/>
      </w:pPr>
      <w:rPr>
        <w:rFonts w:ascii="Roboto" w:hAnsi="Roboto" w:hint="default"/>
      </w:rPr>
    </w:lvl>
    <w:lvl w:ilvl="8">
      <w:start w:val="1"/>
      <w:numFmt w:val="decimal"/>
      <w:lvlText w:val="%1.%2.%3.%4.%5.%6.%7.%8.%9."/>
      <w:lvlJc w:val="left"/>
      <w:pPr>
        <w:ind w:left="1985" w:hanging="1134"/>
      </w:pPr>
      <w:rPr>
        <w:rFonts w:ascii="Roboto" w:hAnsi="Roboto" w:hint="default"/>
      </w:rPr>
    </w:lvl>
  </w:abstractNum>
  <w:abstractNum w:abstractNumId="13" w15:restartNumberingAfterBreak="0">
    <w:nsid w:val="3C3C0975"/>
    <w:multiLevelType w:val="multilevel"/>
    <w:tmpl w:val="0F603520"/>
    <w:lvl w:ilvl="0">
      <w:start w:val="1"/>
      <w:numFmt w:val="decimal"/>
      <w:pStyle w:val="Table-ListNumber"/>
      <w:lvlText w:val="%1."/>
      <w:lvlJc w:val="left"/>
      <w:pPr>
        <w:ind w:left="397" w:hanging="284"/>
      </w:pPr>
      <w:rPr>
        <w:rFonts w:ascii="Roboto" w:hAnsi="Roboto" w:hint="default"/>
      </w:rPr>
    </w:lvl>
    <w:lvl w:ilvl="1">
      <w:start w:val="1"/>
      <w:numFmt w:val="decimal"/>
      <w:lvlText w:val="%1.%2."/>
      <w:lvlJc w:val="left"/>
      <w:pPr>
        <w:ind w:left="567" w:hanging="454"/>
      </w:pPr>
      <w:rPr>
        <w:rFonts w:ascii="Roboto" w:hAnsi="Roboto" w:hint="default"/>
      </w:rPr>
    </w:lvl>
    <w:lvl w:ilvl="2">
      <w:start w:val="1"/>
      <w:numFmt w:val="decimal"/>
      <w:lvlText w:val="%1.%2.%3."/>
      <w:lvlJc w:val="left"/>
      <w:pPr>
        <w:ind w:left="794" w:hanging="681"/>
      </w:pPr>
      <w:rPr>
        <w:rFonts w:ascii="Roboto" w:hAnsi="Roboto" w:hint="default"/>
      </w:rPr>
    </w:lvl>
    <w:lvl w:ilvl="3">
      <w:start w:val="1"/>
      <w:numFmt w:val="decimal"/>
      <w:lvlText w:val="%1.%2.%3.%4."/>
      <w:lvlJc w:val="left"/>
      <w:pPr>
        <w:ind w:left="1021" w:hanging="908"/>
      </w:pPr>
      <w:rPr>
        <w:rFonts w:ascii="Roboto" w:hAnsi="Roboto" w:hint="default"/>
      </w:rPr>
    </w:lvl>
    <w:lvl w:ilvl="4">
      <w:start w:val="1"/>
      <w:numFmt w:val="decimal"/>
      <w:lvlText w:val="%1.%2.%3.%4.%5."/>
      <w:lvlJc w:val="left"/>
      <w:pPr>
        <w:ind w:left="1247" w:hanging="1134"/>
      </w:pPr>
      <w:rPr>
        <w:rFonts w:ascii="Roboto" w:hAnsi="Roboto" w:hint="default"/>
      </w:rPr>
    </w:lvl>
    <w:lvl w:ilvl="5">
      <w:start w:val="1"/>
      <w:numFmt w:val="decimal"/>
      <w:lvlText w:val="%1.%2.%3.%4.%5.%6."/>
      <w:lvlJc w:val="left"/>
      <w:pPr>
        <w:ind w:left="1474" w:hanging="1361"/>
      </w:pPr>
      <w:rPr>
        <w:rFonts w:ascii="Roboto" w:hAnsi="Roboto" w:hint="default"/>
      </w:rPr>
    </w:lvl>
    <w:lvl w:ilvl="6">
      <w:start w:val="1"/>
      <w:numFmt w:val="decimal"/>
      <w:lvlText w:val="%1.%2.%3.%4.%5.%6.%7."/>
      <w:lvlJc w:val="left"/>
      <w:pPr>
        <w:ind w:left="1701" w:hanging="1588"/>
      </w:pPr>
      <w:rPr>
        <w:rFonts w:ascii="Roboto" w:hAnsi="Roboto" w:hint="default"/>
      </w:rPr>
    </w:lvl>
    <w:lvl w:ilvl="7">
      <w:start w:val="1"/>
      <w:numFmt w:val="decimal"/>
      <w:lvlText w:val="%1.%2.%3.%4.%5.%6.%7.%8."/>
      <w:lvlJc w:val="left"/>
      <w:pPr>
        <w:ind w:left="1928" w:hanging="1815"/>
      </w:pPr>
      <w:rPr>
        <w:rFonts w:ascii="Roboto" w:hAnsi="Roboto" w:hint="default"/>
      </w:rPr>
    </w:lvl>
    <w:lvl w:ilvl="8">
      <w:start w:val="1"/>
      <w:numFmt w:val="decimal"/>
      <w:lvlText w:val="%1.%2.%3.%4.%5.%6.%7.%8.%9."/>
      <w:lvlJc w:val="left"/>
      <w:pPr>
        <w:ind w:left="2155" w:hanging="2042"/>
      </w:pPr>
      <w:rPr>
        <w:rFonts w:ascii="Roboto" w:hAnsi="Roboto" w:hint="default"/>
      </w:rPr>
    </w:lvl>
  </w:abstractNum>
  <w:abstractNum w:abstractNumId="14" w15:restartNumberingAfterBreak="0">
    <w:nsid w:val="442B5658"/>
    <w:multiLevelType w:val="hybridMultilevel"/>
    <w:tmpl w:val="DCDA5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F86DCA"/>
    <w:multiLevelType w:val="hybridMultilevel"/>
    <w:tmpl w:val="B2B2F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A4812"/>
    <w:multiLevelType w:val="multilevel"/>
    <w:tmpl w:val="ECBEB37C"/>
    <w:lvl w:ilvl="0">
      <w:start w:val="1"/>
      <w:numFmt w:val="bullet"/>
      <w:pStyle w:val="ListBullet"/>
      <w:lvlText w:val="•"/>
      <w:lvlJc w:val="left"/>
      <w:pPr>
        <w:ind w:left="340" w:hanging="340"/>
      </w:pPr>
      <w:rPr>
        <w:rFonts w:ascii="Roboto" w:hAnsi="Roboto" w:hint="default"/>
      </w:rPr>
    </w:lvl>
    <w:lvl w:ilvl="1">
      <w:start w:val="1"/>
      <w:numFmt w:val="bullet"/>
      <w:pStyle w:val="ListBullet2"/>
      <w:lvlText w:val="•"/>
      <w:lvlJc w:val="left"/>
      <w:pPr>
        <w:ind w:left="680" w:hanging="340"/>
      </w:pPr>
      <w:rPr>
        <w:rFonts w:ascii="Roboto" w:hAnsi="Roboto" w:hint="default"/>
      </w:rPr>
    </w:lvl>
    <w:lvl w:ilvl="2">
      <w:start w:val="1"/>
      <w:numFmt w:val="bullet"/>
      <w:pStyle w:val="ListBullet3"/>
      <w:lvlText w:val="•"/>
      <w:lvlJc w:val="left"/>
      <w:pPr>
        <w:ind w:left="1020" w:hanging="340"/>
      </w:pPr>
      <w:rPr>
        <w:rFonts w:ascii="Roboto" w:hAnsi="Roboto" w:hint="default"/>
      </w:rPr>
    </w:lvl>
    <w:lvl w:ilvl="3">
      <w:start w:val="1"/>
      <w:numFmt w:val="bullet"/>
      <w:lvlText w:val="•"/>
      <w:lvlJc w:val="left"/>
      <w:pPr>
        <w:ind w:left="1360" w:hanging="340"/>
      </w:pPr>
      <w:rPr>
        <w:rFonts w:ascii="Roboto" w:hAnsi="Roboto" w:cs="Times New Roman" w:hint="default"/>
      </w:rPr>
    </w:lvl>
    <w:lvl w:ilvl="4">
      <w:start w:val="1"/>
      <w:numFmt w:val="bullet"/>
      <w:lvlText w:val="•"/>
      <w:lvlJc w:val="left"/>
      <w:pPr>
        <w:ind w:left="1700" w:hanging="340"/>
      </w:pPr>
      <w:rPr>
        <w:rFonts w:ascii="Roboto" w:hAnsi="Roboto" w:cs="Times New Roman" w:hint="default"/>
      </w:rPr>
    </w:lvl>
    <w:lvl w:ilvl="5">
      <w:start w:val="1"/>
      <w:numFmt w:val="bullet"/>
      <w:lvlText w:val="•"/>
      <w:lvlJc w:val="left"/>
      <w:pPr>
        <w:ind w:left="2040" w:hanging="340"/>
      </w:pPr>
      <w:rPr>
        <w:rFonts w:ascii="Roboto" w:hAnsi="Roboto" w:cs="Times New Roman" w:hint="default"/>
      </w:rPr>
    </w:lvl>
    <w:lvl w:ilvl="6">
      <w:start w:val="1"/>
      <w:numFmt w:val="bullet"/>
      <w:lvlText w:val="•"/>
      <w:lvlJc w:val="left"/>
      <w:pPr>
        <w:ind w:left="2380" w:hanging="340"/>
      </w:pPr>
      <w:rPr>
        <w:rFonts w:ascii="Roboto" w:hAnsi="Roboto" w:cs="Times New Roman" w:hint="default"/>
      </w:rPr>
    </w:lvl>
    <w:lvl w:ilvl="7">
      <w:start w:val="1"/>
      <w:numFmt w:val="bullet"/>
      <w:lvlText w:val="•"/>
      <w:lvlJc w:val="left"/>
      <w:pPr>
        <w:ind w:left="2720" w:hanging="340"/>
      </w:pPr>
      <w:rPr>
        <w:rFonts w:ascii="Roboto" w:hAnsi="Roboto" w:cs="Times New Roman" w:hint="default"/>
      </w:rPr>
    </w:lvl>
    <w:lvl w:ilvl="8">
      <w:start w:val="1"/>
      <w:numFmt w:val="bullet"/>
      <w:lvlText w:val="•"/>
      <w:lvlJc w:val="left"/>
      <w:pPr>
        <w:ind w:left="3060" w:hanging="340"/>
      </w:pPr>
      <w:rPr>
        <w:rFonts w:ascii="Roboto" w:hAnsi="Roboto" w:cs="Times New Roman" w:hint="default"/>
      </w:rPr>
    </w:lvl>
  </w:abstractNum>
  <w:abstractNum w:abstractNumId="17" w15:restartNumberingAfterBreak="0">
    <w:nsid w:val="53D61001"/>
    <w:multiLevelType w:val="hybridMultilevel"/>
    <w:tmpl w:val="01601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075BB4"/>
    <w:multiLevelType w:val="multilevel"/>
    <w:tmpl w:val="1C48644E"/>
    <w:lvl w:ilvl="0">
      <w:start w:val="1"/>
      <w:numFmt w:val="decimal"/>
      <w:suff w:val="space"/>
      <w:lvlText w:val="%1."/>
      <w:lvlJc w:val="left"/>
      <w:pPr>
        <w:ind w:left="432" w:hanging="432"/>
      </w:pPr>
      <w:rPr>
        <w:rFonts w:ascii="Red Hat Display Medium" w:hAnsi="Red Hat Display Medium" w:hint="default"/>
      </w:rPr>
    </w:lvl>
    <w:lvl w:ilvl="1">
      <w:start w:val="1"/>
      <w:numFmt w:val="decimal"/>
      <w:pStyle w:val="Heading2"/>
      <w:lvlText w:val="%2."/>
      <w:lvlJc w:val="left"/>
      <w:pPr>
        <w:ind w:left="360" w:hanging="360"/>
      </w:pPr>
    </w:lvl>
    <w:lvl w:ilvl="2">
      <w:start w:val="1"/>
      <w:numFmt w:val="decimal"/>
      <w:pStyle w:val="Heading3"/>
      <w:suff w:val="space"/>
      <w:lvlText w:val="%1.%2.%3."/>
      <w:lvlJc w:val="left"/>
      <w:pPr>
        <w:ind w:left="720" w:hanging="720"/>
      </w:pPr>
      <w:rPr>
        <w:rFonts w:ascii="Red Hat Display Medium" w:hAnsi="Red Hat Display Medium" w:hint="default"/>
      </w:rPr>
    </w:lvl>
    <w:lvl w:ilvl="3">
      <w:start w:val="1"/>
      <w:numFmt w:val="decimal"/>
      <w:pStyle w:val="Heading4"/>
      <w:suff w:val="space"/>
      <w:lvlText w:val="%1.%2.%3.%4."/>
      <w:lvlJc w:val="left"/>
      <w:pPr>
        <w:ind w:left="864" w:hanging="864"/>
      </w:pPr>
      <w:rPr>
        <w:rFonts w:ascii="Red Hat Display Medium" w:hAnsi="Red Hat Display Medium" w:hint="default"/>
      </w:rPr>
    </w:lvl>
    <w:lvl w:ilvl="4">
      <w:start w:val="1"/>
      <w:numFmt w:val="decimal"/>
      <w:pStyle w:val="Heading5"/>
      <w:suff w:val="space"/>
      <w:lvlText w:val="%1.%2.%3.%4.%5."/>
      <w:lvlJc w:val="left"/>
      <w:pPr>
        <w:ind w:left="1008" w:hanging="1008"/>
      </w:pPr>
      <w:rPr>
        <w:rFonts w:ascii="Red Hat Display Medium" w:hAnsi="Red Hat Display Medium" w:hint="default"/>
      </w:rPr>
    </w:lvl>
    <w:lvl w:ilvl="5">
      <w:start w:val="1"/>
      <w:numFmt w:val="decimal"/>
      <w:pStyle w:val="Heading6"/>
      <w:suff w:val="space"/>
      <w:lvlText w:val="%1.%2.%3.%4.%5.%6."/>
      <w:lvlJc w:val="left"/>
      <w:pPr>
        <w:ind w:left="1152" w:hanging="1152"/>
      </w:pPr>
      <w:rPr>
        <w:rFonts w:ascii="Red Hat Display Medium" w:hAnsi="Red Hat Display Medium" w:hint="default"/>
      </w:rPr>
    </w:lvl>
    <w:lvl w:ilvl="6">
      <w:start w:val="1"/>
      <w:numFmt w:val="decimal"/>
      <w:pStyle w:val="Heading7"/>
      <w:suff w:val="space"/>
      <w:lvlText w:val="%1.%2.%3.%4.%5.%6.%7."/>
      <w:lvlJc w:val="left"/>
      <w:pPr>
        <w:ind w:left="1296" w:hanging="1296"/>
      </w:pPr>
      <w:rPr>
        <w:rFonts w:ascii="Red Hat Display Medium" w:hAnsi="Red Hat Display Medium" w:hint="default"/>
      </w:rPr>
    </w:lvl>
    <w:lvl w:ilvl="7">
      <w:start w:val="1"/>
      <w:numFmt w:val="decimal"/>
      <w:pStyle w:val="Heading8"/>
      <w:suff w:val="space"/>
      <w:lvlText w:val="%1.%2.%3.%4.%5.%6.%7.%8."/>
      <w:lvlJc w:val="left"/>
      <w:pPr>
        <w:ind w:left="1440" w:hanging="1440"/>
      </w:pPr>
      <w:rPr>
        <w:rFonts w:ascii="Red Hat Display Medium" w:hAnsi="Red Hat Display Medium" w:hint="default"/>
      </w:rPr>
    </w:lvl>
    <w:lvl w:ilvl="8">
      <w:start w:val="1"/>
      <w:numFmt w:val="decimal"/>
      <w:pStyle w:val="Heading9"/>
      <w:suff w:val="space"/>
      <w:lvlText w:val="%1.%2.%3.%4.%5.%6.%7.%8.%9."/>
      <w:lvlJc w:val="left"/>
      <w:pPr>
        <w:ind w:left="1584" w:hanging="1584"/>
      </w:pPr>
      <w:rPr>
        <w:rFonts w:ascii="Red Hat Display Medium" w:hAnsi="Red Hat Display Medium" w:hint="default"/>
      </w:rPr>
    </w:lvl>
  </w:abstractNum>
  <w:abstractNum w:abstractNumId="19" w15:restartNumberingAfterBreak="0">
    <w:nsid w:val="5A913160"/>
    <w:multiLevelType w:val="multilevel"/>
    <w:tmpl w:val="66C4CF6A"/>
    <w:lvl w:ilvl="0">
      <w:start w:val="1"/>
      <w:numFmt w:val="decimal"/>
      <w:pStyle w:val="ListNumber"/>
      <w:lvlText w:val="%1."/>
      <w:lvlJc w:val="left"/>
      <w:pPr>
        <w:ind w:left="340" w:hanging="340"/>
      </w:pPr>
      <w:rPr>
        <w:rFonts w:ascii="Roboto" w:hAnsi="Roboto" w:hint="default"/>
      </w:rPr>
    </w:lvl>
    <w:lvl w:ilvl="1">
      <w:start w:val="1"/>
      <w:numFmt w:val="decimal"/>
      <w:pStyle w:val="ListNumber2"/>
      <w:lvlText w:val="%1.%2."/>
      <w:lvlJc w:val="left"/>
      <w:pPr>
        <w:ind w:left="907" w:hanging="567"/>
      </w:pPr>
      <w:rPr>
        <w:rFonts w:ascii="Roboto" w:hAnsi="Roboto" w:hint="default"/>
      </w:rPr>
    </w:lvl>
    <w:lvl w:ilvl="2">
      <w:start w:val="1"/>
      <w:numFmt w:val="decimal"/>
      <w:pStyle w:val="ListNumber3"/>
      <w:lvlText w:val="%1.%2.%3."/>
      <w:lvlJc w:val="left"/>
      <w:pPr>
        <w:ind w:left="1644" w:hanging="737"/>
      </w:pPr>
      <w:rPr>
        <w:rFonts w:ascii="Roboto" w:hAnsi="Roboto" w:hint="default"/>
      </w:rPr>
    </w:lvl>
    <w:lvl w:ilvl="3">
      <w:start w:val="1"/>
      <w:numFmt w:val="decimal"/>
      <w:lvlText w:val="%1.%2.%3.%4."/>
      <w:lvlJc w:val="left"/>
      <w:pPr>
        <w:ind w:left="2552" w:hanging="908"/>
      </w:pPr>
      <w:rPr>
        <w:rFonts w:ascii="Roboto" w:hAnsi="Roboto" w:hint="default"/>
      </w:rPr>
    </w:lvl>
    <w:lvl w:ilvl="4">
      <w:start w:val="1"/>
      <w:numFmt w:val="decimal"/>
      <w:lvlText w:val="%1.%2.%3.%4.%5."/>
      <w:lvlJc w:val="left"/>
      <w:pPr>
        <w:ind w:left="2665" w:hanging="1021"/>
      </w:pPr>
      <w:rPr>
        <w:rFonts w:ascii="Roboto" w:hAnsi="Roboto" w:hint="default"/>
      </w:rPr>
    </w:lvl>
    <w:lvl w:ilvl="5">
      <w:start w:val="1"/>
      <w:numFmt w:val="decimal"/>
      <w:lvlText w:val="%1.%2.%3.%4.%5.%6."/>
      <w:lvlJc w:val="left"/>
      <w:pPr>
        <w:ind w:left="2835" w:hanging="1191"/>
      </w:pPr>
      <w:rPr>
        <w:rFonts w:ascii="Roboto" w:hAnsi="Roboto" w:hint="default"/>
      </w:rPr>
    </w:lvl>
    <w:lvl w:ilvl="6">
      <w:start w:val="1"/>
      <w:numFmt w:val="decimal"/>
      <w:lvlText w:val="%1.%2.%3.%4.%5.%6.%7."/>
      <w:lvlJc w:val="left"/>
      <w:pPr>
        <w:ind w:left="3005" w:hanging="1361"/>
      </w:pPr>
      <w:rPr>
        <w:rFonts w:ascii="Roboto" w:hAnsi="Roboto" w:hint="default"/>
      </w:rPr>
    </w:lvl>
    <w:lvl w:ilvl="7">
      <w:start w:val="1"/>
      <w:numFmt w:val="decimal"/>
      <w:lvlText w:val="%1.%2.%3.%4.%5.%6.%7.%8."/>
      <w:lvlJc w:val="left"/>
      <w:pPr>
        <w:ind w:left="3119" w:hanging="1475"/>
      </w:pPr>
      <w:rPr>
        <w:rFonts w:ascii="Roboto" w:hAnsi="Roboto" w:hint="default"/>
      </w:rPr>
    </w:lvl>
    <w:lvl w:ilvl="8">
      <w:start w:val="1"/>
      <w:numFmt w:val="decimal"/>
      <w:lvlText w:val="%1.%2.%3.%4.%5.%6.%7.%8.%9."/>
      <w:lvlJc w:val="left"/>
      <w:pPr>
        <w:ind w:left="3289" w:hanging="1645"/>
      </w:pPr>
      <w:rPr>
        <w:rFonts w:ascii="Roboto" w:hAnsi="Roboto" w:hint="default"/>
      </w:rPr>
    </w:lvl>
  </w:abstractNum>
  <w:abstractNum w:abstractNumId="20" w15:restartNumberingAfterBreak="0">
    <w:nsid w:val="6715505B"/>
    <w:multiLevelType w:val="hybridMultilevel"/>
    <w:tmpl w:val="9B70A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1112D2"/>
    <w:multiLevelType w:val="multilevel"/>
    <w:tmpl w:val="4B9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D50C3"/>
    <w:multiLevelType w:val="hybridMultilevel"/>
    <w:tmpl w:val="4DD2E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C13422"/>
    <w:multiLevelType w:val="hybridMultilevel"/>
    <w:tmpl w:val="2F369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3548AB"/>
    <w:multiLevelType w:val="multilevel"/>
    <w:tmpl w:val="FB1A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16990"/>
    <w:multiLevelType w:val="multilevel"/>
    <w:tmpl w:val="0406001F"/>
    <w:styleLink w:val="111111"/>
    <w:lvl w:ilvl="0">
      <w:start w:val="1"/>
      <w:numFmt w:val="decimal"/>
      <w:lvlText w:val="%1."/>
      <w:lvlJc w:val="left"/>
      <w:pPr>
        <w:ind w:left="360" w:hanging="360"/>
      </w:pPr>
      <w:rPr>
        <w:rFonts w:ascii="Roboto" w:hAnsi="Roboto"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4783367">
    <w:abstractNumId w:val="25"/>
  </w:num>
  <w:num w:numId="2" w16cid:durableId="242253437">
    <w:abstractNumId w:val="4"/>
  </w:num>
  <w:num w:numId="3" w16cid:durableId="439833871">
    <w:abstractNumId w:val="11"/>
  </w:num>
  <w:num w:numId="4" w16cid:durableId="1174104507">
    <w:abstractNumId w:val="9"/>
  </w:num>
  <w:num w:numId="5" w16cid:durableId="23949469">
    <w:abstractNumId w:val="16"/>
  </w:num>
  <w:num w:numId="6" w16cid:durableId="72508933">
    <w:abstractNumId w:val="3"/>
  </w:num>
  <w:num w:numId="7" w16cid:durableId="426270607">
    <w:abstractNumId w:val="2"/>
  </w:num>
  <w:num w:numId="8" w16cid:durableId="1472599764">
    <w:abstractNumId w:val="19"/>
  </w:num>
  <w:num w:numId="9" w16cid:durableId="73167201">
    <w:abstractNumId w:val="1"/>
  </w:num>
  <w:num w:numId="10" w16cid:durableId="1428698662">
    <w:abstractNumId w:val="0"/>
  </w:num>
  <w:num w:numId="11" w16cid:durableId="1221865700">
    <w:abstractNumId w:val="18"/>
  </w:num>
  <w:num w:numId="12" w16cid:durableId="12348235">
    <w:abstractNumId w:val="8"/>
  </w:num>
  <w:num w:numId="13" w16cid:durableId="2090736834">
    <w:abstractNumId w:val="13"/>
  </w:num>
  <w:num w:numId="14" w16cid:durableId="1568036099">
    <w:abstractNumId w:val="6"/>
  </w:num>
  <w:num w:numId="15" w16cid:durableId="1156067006">
    <w:abstractNumId w:val="12"/>
  </w:num>
  <w:num w:numId="16" w16cid:durableId="2058358858">
    <w:abstractNumId w:val="7"/>
  </w:num>
  <w:num w:numId="17" w16cid:durableId="1444764581">
    <w:abstractNumId w:val="5"/>
  </w:num>
  <w:num w:numId="18" w16cid:durableId="1219390822">
    <w:abstractNumId w:val="24"/>
  </w:num>
  <w:num w:numId="19" w16cid:durableId="238903615">
    <w:abstractNumId w:val="10"/>
  </w:num>
  <w:num w:numId="20" w16cid:durableId="1143620778">
    <w:abstractNumId w:val="21"/>
  </w:num>
  <w:num w:numId="21" w16cid:durableId="1902279523">
    <w:abstractNumId w:val="20"/>
  </w:num>
  <w:num w:numId="22" w16cid:durableId="619604932">
    <w:abstractNumId w:val="23"/>
  </w:num>
  <w:num w:numId="23" w16cid:durableId="403576726">
    <w:abstractNumId w:val="17"/>
  </w:num>
  <w:num w:numId="24" w16cid:durableId="1364986148">
    <w:abstractNumId w:val="15"/>
  </w:num>
  <w:num w:numId="25" w16cid:durableId="1680815660">
    <w:abstractNumId w:val="14"/>
  </w:num>
  <w:num w:numId="26" w16cid:durableId="588662566">
    <w:abstractNumId w:val="18"/>
  </w:num>
  <w:num w:numId="27" w16cid:durableId="2100523845">
    <w:abstractNumId w:val="22"/>
  </w:num>
  <w:num w:numId="28" w16cid:durableId="46878179">
    <w:abstractNumId w:val="18"/>
  </w:num>
  <w:num w:numId="29" w16cid:durableId="1660842703">
    <w:abstractNumId w:val="18"/>
  </w:num>
  <w:num w:numId="30" w16cid:durableId="631405916">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ing Hu">
    <w15:presenceInfo w15:providerId="AD" w15:userId="S::funh@universal-robots.com::47150d70-5ca9-4135-9f51-92be7e3cad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trackRevisions/>
  <w:defaultTabStop w:val="1304"/>
  <w:hyphenationZone w:val="425"/>
  <w:characterSpacingControl w:val="doNotCompress"/>
  <w:hdrShapeDefaults>
    <o:shapedefaults v:ext="edit" spidmax="205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DA0"/>
    <w:rsid w:val="00006781"/>
    <w:rsid w:val="000154F4"/>
    <w:rsid w:val="0001629E"/>
    <w:rsid w:val="00033EA3"/>
    <w:rsid w:val="00035535"/>
    <w:rsid w:val="000379BD"/>
    <w:rsid w:val="00047D3E"/>
    <w:rsid w:val="00050179"/>
    <w:rsid w:val="00056826"/>
    <w:rsid w:val="00060C5A"/>
    <w:rsid w:val="00061B55"/>
    <w:rsid w:val="0006454A"/>
    <w:rsid w:val="000730FB"/>
    <w:rsid w:val="00073C54"/>
    <w:rsid w:val="00081F41"/>
    <w:rsid w:val="00082507"/>
    <w:rsid w:val="00086BCD"/>
    <w:rsid w:val="000908CC"/>
    <w:rsid w:val="000961AB"/>
    <w:rsid w:val="000B310F"/>
    <w:rsid w:val="000B7B2A"/>
    <w:rsid w:val="000C289F"/>
    <w:rsid w:val="000C3399"/>
    <w:rsid w:val="000D2A71"/>
    <w:rsid w:val="000D321C"/>
    <w:rsid w:val="000D60E0"/>
    <w:rsid w:val="000F10C0"/>
    <w:rsid w:val="000F4209"/>
    <w:rsid w:val="000F72BE"/>
    <w:rsid w:val="00103074"/>
    <w:rsid w:val="00114E59"/>
    <w:rsid w:val="00120187"/>
    <w:rsid w:val="0012481A"/>
    <w:rsid w:val="00132502"/>
    <w:rsid w:val="00144871"/>
    <w:rsid w:val="001456DB"/>
    <w:rsid w:val="001464AA"/>
    <w:rsid w:val="00146B4D"/>
    <w:rsid w:val="001513B2"/>
    <w:rsid w:val="0016046F"/>
    <w:rsid w:val="00160CB7"/>
    <w:rsid w:val="0016522A"/>
    <w:rsid w:val="00170047"/>
    <w:rsid w:val="00175BBF"/>
    <w:rsid w:val="00176C66"/>
    <w:rsid w:val="00186CB2"/>
    <w:rsid w:val="001935DB"/>
    <w:rsid w:val="00197212"/>
    <w:rsid w:val="001A0607"/>
    <w:rsid w:val="001A3A81"/>
    <w:rsid w:val="001A4978"/>
    <w:rsid w:val="001A576D"/>
    <w:rsid w:val="001A7EF2"/>
    <w:rsid w:val="001B4F8C"/>
    <w:rsid w:val="001B7633"/>
    <w:rsid w:val="001D0CFB"/>
    <w:rsid w:val="001D1FA4"/>
    <w:rsid w:val="001D4833"/>
    <w:rsid w:val="001D6DF3"/>
    <w:rsid w:val="00204A02"/>
    <w:rsid w:val="00213CE3"/>
    <w:rsid w:val="00217C6A"/>
    <w:rsid w:val="0022142C"/>
    <w:rsid w:val="00221CC7"/>
    <w:rsid w:val="00222358"/>
    <w:rsid w:val="002245F9"/>
    <w:rsid w:val="002249A1"/>
    <w:rsid w:val="0023251A"/>
    <w:rsid w:val="002341D3"/>
    <w:rsid w:val="00237380"/>
    <w:rsid w:val="00240CAC"/>
    <w:rsid w:val="0025121B"/>
    <w:rsid w:val="002626F7"/>
    <w:rsid w:val="00262E41"/>
    <w:rsid w:val="002641C5"/>
    <w:rsid w:val="00265B37"/>
    <w:rsid w:val="00266B9F"/>
    <w:rsid w:val="00271A6B"/>
    <w:rsid w:val="002731E3"/>
    <w:rsid w:val="0027562D"/>
    <w:rsid w:val="002758B0"/>
    <w:rsid w:val="002807A3"/>
    <w:rsid w:val="00280B9D"/>
    <w:rsid w:val="0029499A"/>
    <w:rsid w:val="002A2A08"/>
    <w:rsid w:val="002A7FC4"/>
    <w:rsid w:val="002B062A"/>
    <w:rsid w:val="002B7112"/>
    <w:rsid w:val="002C24E0"/>
    <w:rsid w:val="002C2B7A"/>
    <w:rsid w:val="002C2D3B"/>
    <w:rsid w:val="002C4D9C"/>
    <w:rsid w:val="002C581C"/>
    <w:rsid w:val="002D47F5"/>
    <w:rsid w:val="002E7775"/>
    <w:rsid w:val="002F0AC2"/>
    <w:rsid w:val="002F2FA3"/>
    <w:rsid w:val="00304E3B"/>
    <w:rsid w:val="00310F0D"/>
    <w:rsid w:val="003163F1"/>
    <w:rsid w:val="00321021"/>
    <w:rsid w:val="003251CD"/>
    <w:rsid w:val="00333190"/>
    <w:rsid w:val="00345B02"/>
    <w:rsid w:val="0035357D"/>
    <w:rsid w:val="00353809"/>
    <w:rsid w:val="003722C5"/>
    <w:rsid w:val="00373C34"/>
    <w:rsid w:val="003A463D"/>
    <w:rsid w:val="003A5748"/>
    <w:rsid w:val="003B1CFD"/>
    <w:rsid w:val="003B7438"/>
    <w:rsid w:val="003D2D7A"/>
    <w:rsid w:val="003D35F8"/>
    <w:rsid w:val="003D4F99"/>
    <w:rsid w:val="003D5408"/>
    <w:rsid w:val="003E6FCB"/>
    <w:rsid w:val="003F3E23"/>
    <w:rsid w:val="003F6208"/>
    <w:rsid w:val="003F7CB6"/>
    <w:rsid w:val="004000F9"/>
    <w:rsid w:val="00400D10"/>
    <w:rsid w:val="00402212"/>
    <w:rsid w:val="00405647"/>
    <w:rsid w:val="00412DBD"/>
    <w:rsid w:val="004141D9"/>
    <w:rsid w:val="00417F0B"/>
    <w:rsid w:val="00422465"/>
    <w:rsid w:val="0043261C"/>
    <w:rsid w:val="004327C4"/>
    <w:rsid w:val="00447C1A"/>
    <w:rsid w:val="00453371"/>
    <w:rsid w:val="00454868"/>
    <w:rsid w:val="00465512"/>
    <w:rsid w:val="00467556"/>
    <w:rsid w:val="00483149"/>
    <w:rsid w:val="0048392D"/>
    <w:rsid w:val="00484C14"/>
    <w:rsid w:val="00494B8A"/>
    <w:rsid w:val="004952FD"/>
    <w:rsid w:val="004A1396"/>
    <w:rsid w:val="004A7247"/>
    <w:rsid w:val="004B19E8"/>
    <w:rsid w:val="004B1B8A"/>
    <w:rsid w:val="004B2B86"/>
    <w:rsid w:val="004C38CD"/>
    <w:rsid w:val="004D0639"/>
    <w:rsid w:val="004F3B5A"/>
    <w:rsid w:val="00500B80"/>
    <w:rsid w:val="005046C0"/>
    <w:rsid w:val="0051090A"/>
    <w:rsid w:val="00516940"/>
    <w:rsid w:val="005247FA"/>
    <w:rsid w:val="00531375"/>
    <w:rsid w:val="00534401"/>
    <w:rsid w:val="00534E0A"/>
    <w:rsid w:val="005352DC"/>
    <w:rsid w:val="00535AF7"/>
    <w:rsid w:val="00552FB8"/>
    <w:rsid w:val="0055622D"/>
    <w:rsid w:val="0055736D"/>
    <w:rsid w:val="0056072F"/>
    <w:rsid w:val="00562049"/>
    <w:rsid w:val="005676D3"/>
    <w:rsid w:val="00577874"/>
    <w:rsid w:val="00584B82"/>
    <w:rsid w:val="005A1933"/>
    <w:rsid w:val="005A321F"/>
    <w:rsid w:val="005A5621"/>
    <w:rsid w:val="005B1400"/>
    <w:rsid w:val="005C1178"/>
    <w:rsid w:val="005C2128"/>
    <w:rsid w:val="005C29A2"/>
    <w:rsid w:val="005C77DB"/>
    <w:rsid w:val="005D2F6F"/>
    <w:rsid w:val="005E52D3"/>
    <w:rsid w:val="005E5522"/>
    <w:rsid w:val="005F2512"/>
    <w:rsid w:val="005F2AA0"/>
    <w:rsid w:val="0060116C"/>
    <w:rsid w:val="006070A2"/>
    <w:rsid w:val="00613384"/>
    <w:rsid w:val="00615CDC"/>
    <w:rsid w:val="00647E5B"/>
    <w:rsid w:val="00656394"/>
    <w:rsid w:val="00661471"/>
    <w:rsid w:val="00664AC3"/>
    <w:rsid w:val="00674232"/>
    <w:rsid w:val="006744EE"/>
    <w:rsid w:val="0067685A"/>
    <w:rsid w:val="00692E11"/>
    <w:rsid w:val="006941CD"/>
    <w:rsid w:val="006A3DA0"/>
    <w:rsid w:val="006A4EF4"/>
    <w:rsid w:val="006A6558"/>
    <w:rsid w:val="006B66E0"/>
    <w:rsid w:val="006C58FF"/>
    <w:rsid w:val="006D0CA6"/>
    <w:rsid w:val="006E1A0D"/>
    <w:rsid w:val="006E2215"/>
    <w:rsid w:val="006E3404"/>
    <w:rsid w:val="00713E99"/>
    <w:rsid w:val="00721A5C"/>
    <w:rsid w:val="00725A8D"/>
    <w:rsid w:val="00741031"/>
    <w:rsid w:val="007441DD"/>
    <w:rsid w:val="0074475B"/>
    <w:rsid w:val="0075303C"/>
    <w:rsid w:val="00757937"/>
    <w:rsid w:val="00761658"/>
    <w:rsid w:val="007700A4"/>
    <w:rsid w:val="00775B63"/>
    <w:rsid w:val="00775FC2"/>
    <w:rsid w:val="007A6FAF"/>
    <w:rsid w:val="007B0161"/>
    <w:rsid w:val="007B10B9"/>
    <w:rsid w:val="007C3D52"/>
    <w:rsid w:val="007C6B20"/>
    <w:rsid w:val="007C7A77"/>
    <w:rsid w:val="007E0B45"/>
    <w:rsid w:val="007E7962"/>
    <w:rsid w:val="00801735"/>
    <w:rsid w:val="00804089"/>
    <w:rsid w:val="008067C2"/>
    <w:rsid w:val="00807A8F"/>
    <w:rsid w:val="00814701"/>
    <w:rsid w:val="00822ADE"/>
    <w:rsid w:val="008342BD"/>
    <w:rsid w:val="00836D9F"/>
    <w:rsid w:val="008403A1"/>
    <w:rsid w:val="00851E77"/>
    <w:rsid w:val="00852444"/>
    <w:rsid w:val="00855C85"/>
    <w:rsid w:val="00861B34"/>
    <w:rsid w:val="0087108F"/>
    <w:rsid w:val="00875AEB"/>
    <w:rsid w:val="00882EDC"/>
    <w:rsid w:val="00892243"/>
    <w:rsid w:val="008A6676"/>
    <w:rsid w:val="008A789E"/>
    <w:rsid w:val="008A7B23"/>
    <w:rsid w:val="008C1593"/>
    <w:rsid w:val="008D1B9A"/>
    <w:rsid w:val="008D2759"/>
    <w:rsid w:val="008D4425"/>
    <w:rsid w:val="008D6863"/>
    <w:rsid w:val="008D7677"/>
    <w:rsid w:val="008E2715"/>
    <w:rsid w:val="008E4087"/>
    <w:rsid w:val="008E634B"/>
    <w:rsid w:val="008E70B0"/>
    <w:rsid w:val="008E7557"/>
    <w:rsid w:val="008F1639"/>
    <w:rsid w:val="008F4A53"/>
    <w:rsid w:val="008F5B65"/>
    <w:rsid w:val="00903FFF"/>
    <w:rsid w:val="00910376"/>
    <w:rsid w:val="00911713"/>
    <w:rsid w:val="00911DE3"/>
    <w:rsid w:val="00912549"/>
    <w:rsid w:val="00924567"/>
    <w:rsid w:val="00925BF0"/>
    <w:rsid w:val="00934FBB"/>
    <w:rsid w:val="00935C8C"/>
    <w:rsid w:val="00936947"/>
    <w:rsid w:val="0094123B"/>
    <w:rsid w:val="00950912"/>
    <w:rsid w:val="00956417"/>
    <w:rsid w:val="009769E3"/>
    <w:rsid w:val="00976BE0"/>
    <w:rsid w:val="00982F6D"/>
    <w:rsid w:val="0098505A"/>
    <w:rsid w:val="009901E3"/>
    <w:rsid w:val="00991697"/>
    <w:rsid w:val="00994FCD"/>
    <w:rsid w:val="009A1DD5"/>
    <w:rsid w:val="009A3DA6"/>
    <w:rsid w:val="009B4CC4"/>
    <w:rsid w:val="009B7616"/>
    <w:rsid w:val="009D03A6"/>
    <w:rsid w:val="009D5371"/>
    <w:rsid w:val="009E11DF"/>
    <w:rsid w:val="009F4201"/>
    <w:rsid w:val="009F65F0"/>
    <w:rsid w:val="00A12D3C"/>
    <w:rsid w:val="00A346F3"/>
    <w:rsid w:val="00A4069E"/>
    <w:rsid w:val="00A40EFA"/>
    <w:rsid w:val="00A41801"/>
    <w:rsid w:val="00A42FDA"/>
    <w:rsid w:val="00A44986"/>
    <w:rsid w:val="00A463E5"/>
    <w:rsid w:val="00A612D9"/>
    <w:rsid w:val="00A73948"/>
    <w:rsid w:val="00A747AF"/>
    <w:rsid w:val="00A77336"/>
    <w:rsid w:val="00A8007B"/>
    <w:rsid w:val="00A829C9"/>
    <w:rsid w:val="00AA2746"/>
    <w:rsid w:val="00AA4303"/>
    <w:rsid w:val="00AA71C9"/>
    <w:rsid w:val="00AB3A8B"/>
    <w:rsid w:val="00AB7551"/>
    <w:rsid w:val="00AC687E"/>
    <w:rsid w:val="00AE0272"/>
    <w:rsid w:val="00AE35FC"/>
    <w:rsid w:val="00AE745E"/>
    <w:rsid w:val="00AF7232"/>
    <w:rsid w:val="00B00092"/>
    <w:rsid w:val="00B05CE4"/>
    <w:rsid w:val="00B0706C"/>
    <w:rsid w:val="00B07215"/>
    <w:rsid w:val="00B07879"/>
    <w:rsid w:val="00B106F5"/>
    <w:rsid w:val="00B14742"/>
    <w:rsid w:val="00B1583B"/>
    <w:rsid w:val="00B162FB"/>
    <w:rsid w:val="00B36D4F"/>
    <w:rsid w:val="00B4411A"/>
    <w:rsid w:val="00B572B8"/>
    <w:rsid w:val="00B60F01"/>
    <w:rsid w:val="00B70C4B"/>
    <w:rsid w:val="00B71B1E"/>
    <w:rsid w:val="00B80DBB"/>
    <w:rsid w:val="00B84410"/>
    <w:rsid w:val="00B85BA1"/>
    <w:rsid w:val="00B86AF5"/>
    <w:rsid w:val="00B96627"/>
    <w:rsid w:val="00BB0F79"/>
    <w:rsid w:val="00BC12D2"/>
    <w:rsid w:val="00BD1A27"/>
    <w:rsid w:val="00BE18F1"/>
    <w:rsid w:val="00BE38AE"/>
    <w:rsid w:val="00BE513F"/>
    <w:rsid w:val="00BF0BF3"/>
    <w:rsid w:val="00C11230"/>
    <w:rsid w:val="00C16B89"/>
    <w:rsid w:val="00C17A1E"/>
    <w:rsid w:val="00C30741"/>
    <w:rsid w:val="00C31837"/>
    <w:rsid w:val="00C31F45"/>
    <w:rsid w:val="00C41066"/>
    <w:rsid w:val="00C4275D"/>
    <w:rsid w:val="00C43C22"/>
    <w:rsid w:val="00C45342"/>
    <w:rsid w:val="00C51C14"/>
    <w:rsid w:val="00C536BE"/>
    <w:rsid w:val="00C54913"/>
    <w:rsid w:val="00C64017"/>
    <w:rsid w:val="00C70035"/>
    <w:rsid w:val="00C75A08"/>
    <w:rsid w:val="00C81165"/>
    <w:rsid w:val="00C85306"/>
    <w:rsid w:val="00C85543"/>
    <w:rsid w:val="00C91C55"/>
    <w:rsid w:val="00C9323B"/>
    <w:rsid w:val="00C96FDB"/>
    <w:rsid w:val="00CA2CFB"/>
    <w:rsid w:val="00CA4982"/>
    <w:rsid w:val="00CA75AB"/>
    <w:rsid w:val="00CB346A"/>
    <w:rsid w:val="00CB3B68"/>
    <w:rsid w:val="00CB49A5"/>
    <w:rsid w:val="00CD23AD"/>
    <w:rsid w:val="00CE3C56"/>
    <w:rsid w:val="00CE7DCC"/>
    <w:rsid w:val="00CE7E0F"/>
    <w:rsid w:val="00CF1275"/>
    <w:rsid w:val="00D010CB"/>
    <w:rsid w:val="00D03375"/>
    <w:rsid w:val="00D04CE2"/>
    <w:rsid w:val="00D054FA"/>
    <w:rsid w:val="00D07F44"/>
    <w:rsid w:val="00D112E7"/>
    <w:rsid w:val="00D12CC4"/>
    <w:rsid w:val="00D15B4A"/>
    <w:rsid w:val="00D2404A"/>
    <w:rsid w:val="00D51C48"/>
    <w:rsid w:val="00D55D94"/>
    <w:rsid w:val="00D64A85"/>
    <w:rsid w:val="00D65889"/>
    <w:rsid w:val="00D66877"/>
    <w:rsid w:val="00D70784"/>
    <w:rsid w:val="00D73D96"/>
    <w:rsid w:val="00D82699"/>
    <w:rsid w:val="00D861D8"/>
    <w:rsid w:val="00D93A1F"/>
    <w:rsid w:val="00D93B9D"/>
    <w:rsid w:val="00DA269A"/>
    <w:rsid w:val="00DA4407"/>
    <w:rsid w:val="00DC16F9"/>
    <w:rsid w:val="00DC1B6B"/>
    <w:rsid w:val="00DD22FF"/>
    <w:rsid w:val="00DD254A"/>
    <w:rsid w:val="00DD6B3D"/>
    <w:rsid w:val="00DE1811"/>
    <w:rsid w:val="00DF3767"/>
    <w:rsid w:val="00E01813"/>
    <w:rsid w:val="00E032A1"/>
    <w:rsid w:val="00E041F3"/>
    <w:rsid w:val="00E04532"/>
    <w:rsid w:val="00E06E26"/>
    <w:rsid w:val="00E10012"/>
    <w:rsid w:val="00E12444"/>
    <w:rsid w:val="00E1280F"/>
    <w:rsid w:val="00E1786E"/>
    <w:rsid w:val="00E26491"/>
    <w:rsid w:val="00E354B0"/>
    <w:rsid w:val="00E43AF6"/>
    <w:rsid w:val="00E4473F"/>
    <w:rsid w:val="00E45440"/>
    <w:rsid w:val="00E45467"/>
    <w:rsid w:val="00E533A0"/>
    <w:rsid w:val="00E56363"/>
    <w:rsid w:val="00E651A6"/>
    <w:rsid w:val="00E768AE"/>
    <w:rsid w:val="00E80035"/>
    <w:rsid w:val="00E87A28"/>
    <w:rsid w:val="00E94989"/>
    <w:rsid w:val="00E95AE8"/>
    <w:rsid w:val="00E96A44"/>
    <w:rsid w:val="00EA5415"/>
    <w:rsid w:val="00EB036D"/>
    <w:rsid w:val="00EB289A"/>
    <w:rsid w:val="00EB4847"/>
    <w:rsid w:val="00EB49B0"/>
    <w:rsid w:val="00EB581B"/>
    <w:rsid w:val="00ED1402"/>
    <w:rsid w:val="00ED1A24"/>
    <w:rsid w:val="00ED28DE"/>
    <w:rsid w:val="00ED35AF"/>
    <w:rsid w:val="00ED752B"/>
    <w:rsid w:val="00ED7E74"/>
    <w:rsid w:val="00EE772D"/>
    <w:rsid w:val="00EE7798"/>
    <w:rsid w:val="00F04383"/>
    <w:rsid w:val="00F07A9A"/>
    <w:rsid w:val="00F141F6"/>
    <w:rsid w:val="00F16537"/>
    <w:rsid w:val="00F16A30"/>
    <w:rsid w:val="00F176C7"/>
    <w:rsid w:val="00F215E6"/>
    <w:rsid w:val="00F23A45"/>
    <w:rsid w:val="00F306BC"/>
    <w:rsid w:val="00F409C0"/>
    <w:rsid w:val="00F438A4"/>
    <w:rsid w:val="00F4576A"/>
    <w:rsid w:val="00F65C43"/>
    <w:rsid w:val="00F65E17"/>
    <w:rsid w:val="00F66C29"/>
    <w:rsid w:val="00F670F8"/>
    <w:rsid w:val="00F73706"/>
    <w:rsid w:val="00F8111A"/>
    <w:rsid w:val="00F84688"/>
    <w:rsid w:val="00F867DA"/>
    <w:rsid w:val="00F939C6"/>
    <w:rsid w:val="00F93E5E"/>
    <w:rsid w:val="00FA319C"/>
    <w:rsid w:val="00FB1E2D"/>
    <w:rsid w:val="00FB3026"/>
    <w:rsid w:val="00FB47B5"/>
    <w:rsid w:val="00FB492A"/>
    <w:rsid w:val="00FB7D05"/>
    <w:rsid w:val="00FC1723"/>
    <w:rsid w:val="00FC2231"/>
    <w:rsid w:val="00FD2AF9"/>
    <w:rsid w:val="00FE1C17"/>
    <w:rsid w:val="00FE2A3A"/>
    <w:rsid w:val="00FF0FBA"/>
    <w:rsid w:val="00FF1F93"/>
    <w:rsid w:val="00FF5ABB"/>
    <w:rsid w:val="2A239825"/>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2F24D322"/>
  <w15:chartTrackingRefBased/>
  <w15:docId w15:val="{5E93D603-BD9E-480E-9CD9-C837417F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SimSun" w:hAnsi="Roboto" w:cstheme="minorBidi"/>
        <w:sz w:val="18"/>
        <w:szCs w:val="18"/>
        <w:lang w:val="da-DK"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qFormat="1"/>
    <w:lsdException w:name="heading 3" w:semiHidden="1" w:uiPriority="1" w:qFormat="1"/>
    <w:lsdException w:name="heading 4" w:semiHidden="1" w:uiPriority="1"/>
    <w:lsdException w:name="heading 5" w:semiHidden="1" w:uiPriority="1"/>
    <w:lsdException w:name="heading 6" w:semiHidden="1" w:uiPriority="1"/>
    <w:lsdException w:name="heading 7" w:semiHidden="1" w:uiPriority="1"/>
    <w:lsdException w:name="heading 8" w:semiHidden="1" w:uiPriority="1"/>
    <w:lsdException w:name="heading 9" w:semiHidden="1" w:uiPriority="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8"/>
    <w:lsdException w:name="annotation text" w:semiHidden="1"/>
    <w:lsdException w:name="header" w:semiHidden="1"/>
    <w:lsdException w:name="footer" w:semiHidden="1"/>
    <w:lsdException w:name="index heading" w:semiHidden="1"/>
    <w:lsdException w:name="caption" w:semiHidden="1" w:uiPriority="3"/>
    <w:lsdException w:name="table of figures" w:semiHidden="1"/>
    <w:lsdException w:name="envelope address" w:semiHidden="1" w:uiPriority="10"/>
    <w:lsdException w:name="envelope return" w:semiHidden="1" w:uiPriority="1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DE1811"/>
    <w:pPr>
      <w:spacing w:after="320"/>
    </w:pPr>
    <w:rPr>
      <w:lang w:val="en-US"/>
    </w:rPr>
  </w:style>
  <w:style w:type="paragraph" w:styleId="Heading1">
    <w:name w:val="heading 1"/>
    <w:basedOn w:val="Normal"/>
    <w:next w:val="Normal"/>
    <w:link w:val="Heading1Char"/>
    <w:uiPriority w:val="1"/>
    <w:qFormat/>
    <w:rsid w:val="009B4CC4"/>
    <w:pPr>
      <w:keepNext/>
      <w:keepLines/>
      <w:suppressAutoHyphens/>
      <w:spacing w:before="240" w:after="240" w:line="360" w:lineRule="atLeast"/>
      <w:outlineLvl w:val="0"/>
    </w:pPr>
    <w:rPr>
      <w:rFonts w:ascii="Red Hat Display Medium" w:eastAsiaTheme="majorEastAsia" w:hAnsi="Red Hat Display Medium" w:cs="Arial"/>
      <w:color w:val="56A0D3" w:themeColor="accent2"/>
      <w:sz w:val="32"/>
      <w:szCs w:val="32"/>
    </w:rPr>
  </w:style>
  <w:style w:type="paragraph" w:styleId="Heading2">
    <w:name w:val="heading 2"/>
    <w:basedOn w:val="Normal"/>
    <w:next w:val="Normal"/>
    <w:link w:val="Heading2Char"/>
    <w:uiPriority w:val="1"/>
    <w:qFormat/>
    <w:rsid w:val="00C4275D"/>
    <w:pPr>
      <w:keepNext/>
      <w:keepLines/>
      <w:numPr>
        <w:ilvl w:val="1"/>
        <w:numId w:val="11"/>
      </w:numPr>
      <w:suppressAutoHyphens/>
      <w:spacing w:after="0"/>
      <w:outlineLvl w:val="1"/>
    </w:pPr>
    <w:rPr>
      <w:rFonts w:ascii="Red Hat Display Medium" w:eastAsiaTheme="majorEastAsia" w:hAnsi="Red Hat Display Medium" w:cs="Arial"/>
      <w:color w:val="56A0D3" w:themeColor="accent2"/>
      <w:sz w:val="24"/>
      <w:szCs w:val="26"/>
    </w:rPr>
  </w:style>
  <w:style w:type="paragraph" w:styleId="Heading3">
    <w:name w:val="heading 3"/>
    <w:basedOn w:val="Normal"/>
    <w:next w:val="Normal"/>
    <w:link w:val="Heading3Char"/>
    <w:uiPriority w:val="1"/>
    <w:qFormat/>
    <w:rsid w:val="00120187"/>
    <w:pPr>
      <w:keepNext/>
      <w:keepLines/>
      <w:numPr>
        <w:ilvl w:val="2"/>
        <w:numId w:val="11"/>
      </w:numPr>
      <w:suppressAutoHyphens/>
      <w:spacing w:after="0" w:line="240" w:lineRule="atLeast"/>
      <w:outlineLvl w:val="2"/>
    </w:pPr>
    <w:rPr>
      <w:rFonts w:ascii="Red Hat Display Medium" w:eastAsiaTheme="majorEastAsia" w:hAnsi="Red Hat Display Medium" w:cs="Arial"/>
      <w:sz w:val="20"/>
      <w:szCs w:val="24"/>
    </w:rPr>
  </w:style>
  <w:style w:type="paragraph" w:styleId="Heading4">
    <w:name w:val="heading 4"/>
    <w:basedOn w:val="Normal"/>
    <w:next w:val="Normal"/>
    <w:link w:val="Heading4Char"/>
    <w:uiPriority w:val="1"/>
    <w:semiHidden/>
    <w:rsid w:val="00D70784"/>
    <w:pPr>
      <w:keepNext/>
      <w:keepLines/>
      <w:numPr>
        <w:ilvl w:val="3"/>
        <w:numId w:val="11"/>
      </w:numPr>
      <w:suppressAutoHyphens/>
      <w:spacing w:after="0" w:line="240" w:lineRule="atLeast"/>
      <w:outlineLvl w:val="3"/>
    </w:pPr>
    <w:rPr>
      <w:rFonts w:ascii="Red Hat Display Medium" w:eastAsiaTheme="majorEastAsia" w:hAnsi="Red Hat Display Medium" w:cs="Arial"/>
      <w:iCs/>
    </w:rPr>
  </w:style>
  <w:style w:type="paragraph" w:styleId="Heading5">
    <w:name w:val="heading 5"/>
    <w:basedOn w:val="Normal"/>
    <w:next w:val="Normal"/>
    <w:link w:val="Heading5Char"/>
    <w:uiPriority w:val="1"/>
    <w:semiHidden/>
    <w:rsid w:val="00D70784"/>
    <w:pPr>
      <w:keepNext/>
      <w:keepLines/>
      <w:numPr>
        <w:ilvl w:val="4"/>
        <w:numId w:val="11"/>
      </w:numPr>
      <w:suppressAutoHyphens/>
      <w:spacing w:after="0" w:line="240" w:lineRule="atLeast"/>
      <w:outlineLvl w:val="4"/>
    </w:pPr>
    <w:rPr>
      <w:rFonts w:ascii="Red Hat Display Medium" w:eastAsiaTheme="majorEastAsia" w:hAnsi="Red Hat Display Medium" w:cs="Arial"/>
    </w:rPr>
  </w:style>
  <w:style w:type="paragraph" w:styleId="Heading6">
    <w:name w:val="heading 6"/>
    <w:basedOn w:val="Normal"/>
    <w:next w:val="Normal"/>
    <w:link w:val="Heading6Char"/>
    <w:uiPriority w:val="1"/>
    <w:semiHidden/>
    <w:rsid w:val="00D70784"/>
    <w:pPr>
      <w:keepNext/>
      <w:keepLines/>
      <w:numPr>
        <w:ilvl w:val="5"/>
        <w:numId w:val="11"/>
      </w:numPr>
      <w:suppressAutoHyphens/>
      <w:spacing w:after="0" w:line="240" w:lineRule="atLeast"/>
      <w:outlineLvl w:val="5"/>
    </w:pPr>
    <w:rPr>
      <w:rFonts w:ascii="Red Hat Display Medium" w:eastAsiaTheme="majorEastAsia" w:hAnsi="Red Hat Display Medium" w:cs="Arial"/>
    </w:rPr>
  </w:style>
  <w:style w:type="paragraph" w:styleId="Heading7">
    <w:name w:val="heading 7"/>
    <w:basedOn w:val="Normal"/>
    <w:next w:val="Normal"/>
    <w:link w:val="Heading7Char"/>
    <w:uiPriority w:val="1"/>
    <w:semiHidden/>
    <w:rsid w:val="00D70784"/>
    <w:pPr>
      <w:keepNext/>
      <w:keepLines/>
      <w:numPr>
        <w:ilvl w:val="6"/>
        <w:numId w:val="11"/>
      </w:numPr>
      <w:suppressAutoHyphens/>
      <w:spacing w:after="0" w:line="240" w:lineRule="atLeast"/>
      <w:outlineLvl w:val="6"/>
    </w:pPr>
    <w:rPr>
      <w:rFonts w:ascii="Red Hat Display Medium" w:eastAsiaTheme="majorEastAsia" w:hAnsi="Red Hat Display Medium" w:cs="Arial"/>
      <w:iCs/>
    </w:rPr>
  </w:style>
  <w:style w:type="paragraph" w:styleId="Heading8">
    <w:name w:val="heading 8"/>
    <w:basedOn w:val="Normal"/>
    <w:next w:val="Normal"/>
    <w:link w:val="Heading8Char"/>
    <w:uiPriority w:val="1"/>
    <w:semiHidden/>
    <w:rsid w:val="00D70784"/>
    <w:pPr>
      <w:keepNext/>
      <w:keepLines/>
      <w:numPr>
        <w:ilvl w:val="7"/>
        <w:numId w:val="11"/>
      </w:numPr>
      <w:suppressAutoHyphens/>
      <w:spacing w:after="0" w:line="240" w:lineRule="atLeast"/>
      <w:outlineLvl w:val="7"/>
    </w:pPr>
    <w:rPr>
      <w:rFonts w:ascii="Red Hat Display Medium" w:eastAsiaTheme="majorEastAsia" w:hAnsi="Red Hat Display Medium" w:cs="Arial"/>
      <w:szCs w:val="21"/>
    </w:rPr>
  </w:style>
  <w:style w:type="paragraph" w:styleId="Heading9">
    <w:name w:val="heading 9"/>
    <w:basedOn w:val="Normal"/>
    <w:next w:val="Normal"/>
    <w:link w:val="Heading9Char"/>
    <w:uiPriority w:val="1"/>
    <w:semiHidden/>
    <w:rsid w:val="00D70784"/>
    <w:pPr>
      <w:keepNext/>
      <w:keepLines/>
      <w:numPr>
        <w:ilvl w:val="8"/>
        <w:numId w:val="11"/>
      </w:numPr>
      <w:suppressAutoHyphens/>
      <w:spacing w:after="0" w:line="240" w:lineRule="atLeast"/>
      <w:outlineLvl w:val="8"/>
    </w:pPr>
    <w:rPr>
      <w:rFonts w:ascii="Red Hat Display Medium" w:eastAsiaTheme="majorEastAsia" w:hAnsi="Red Hat Display Medium" w:cs="Arial"/>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C536BE"/>
    <w:pPr>
      <w:numPr>
        <w:numId w:val="1"/>
      </w:numPr>
    </w:pPr>
  </w:style>
  <w:style w:type="numbering" w:styleId="1ai">
    <w:name w:val="Outline List 1"/>
    <w:basedOn w:val="NoList"/>
    <w:uiPriority w:val="99"/>
    <w:semiHidden/>
    <w:rsid w:val="00C536BE"/>
    <w:pPr>
      <w:numPr>
        <w:numId w:val="2"/>
      </w:numPr>
    </w:pPr>
  </w:style>
  <w:style w:type="paragraph" w:styleId="BalloonText">
    <w:name w:val="Balloon Text"/>
    <w:basedOn w:val="Normal"/>
    <w:link w:val="BalloonTextChar"/>
    <w:uiPriority w:val="99"/>
    <w:semiHidden/>
    <w:rsid w:val="00C536BE"/>
    <w:pPr>
      <w:spacing w:after="0" w:line="240" w:lineRule="auto"/>
    </w:pPr>
    <w:rPr>
      <w:rFonts w:cs="Arial"/>
    </w:rPr>
  </w:style>
  <w:style w:type="character" w:customStyle="1" w:styleId="BalloonTextChar">
    <w:name w:val="Balloon Text Char"/>
    <w:basedOn w:val="DefaultParagraphFont"/>
    <w:link w:val="BalloonText"/>
    <w:uiPriority w:val="99"/>
    <w:semiHidden/>
    <w:rsid w:val="00C536BE"/>
    <w:rPr>
      <w:rFonts w:cs="Arial"/>
      <w:lang w:val="en-US"/>
    </w:rPr>
  </w:style>
  <w:style w:type="paragraph" w:styleId="Bibliography">
    <w:name w:val="Bibliography"/>
    <w:basedOn w:val="Normal"/>
    <w:next w:val="Normal"/>
    <w:uiPriority w:val="99"/>
    <w:semiHidden/>
    <w:rsid w:val="00C536BE"/>
    <w:pPr>
      <w:spacing w:after="0"/>
    </w:pPr>
  </w:style>
  <w:style w:type="paragraph" w:styleId="BlockText">
    <w:name w:val="Block Text"/>
    <w:basedOn w:val="Normal"/>
    <w:uiPriority w:val="99"/>
    <w:semiHidden/>
    <w:rsid w:val="00C536BE"/>
    <w:pPr>
      <w:pBdr>
        <w:top w:val="single" w:sz="2" w:space="10" w:color="002B39" w:themeColor="accent1"/>
        <w:left w:val="single" w:sz="2" w:space="10" w:color="002B39" w:themeColor="accent1"/>
        <w:bottom w:val="single" w:sz="2" w:space="10" w:color="002B39" w:themeColor="accent1"/>
        <w:right w:val="single" w:sz="2" w:space="10" w:color="002B39" w:themeColor="accent1"/>
      </w:pBdr>
      <w:spacing w:after="0"/>
      <w:ind w:left="1152" w:right="1152"/>
    </w:pPr>
    <w:rPr>
      <w:rFonts w:eastAsiaTheme="minorEastAsia" w:cs="Arial"/>
      <w:i/>
      <w:iCs/>
      <w:color w:val="002B39" w:themeColor="accent1"/>
    </w:rPr>
  </w:style>
  <w:style w:type="paragraph" w:styleId="BodyText">
    <w:name w:val="Body Text"/>
    <w:basedOn w:val="Normal"/>
    <w:link w:val="BodyTextChar"/>
    <w:uiPriority w:val="99"/>
    <w:semiHidden/>
    <w:rsid w:val="00C536BE"/>
    <w:pPr>
      <w:spacing w:after="120"/>
    </w:pPr>
  </w:style>
  <w:style w:type="character" w:customStyle="1" w:styleId="BodyTextChar">
    <w:name w:val="Body Text Char"/>
    <w:basedOn w:val="DefaultParagraphFont"/>
    <w:link w:val="BodyText"/>
    <w:uiPriority w:val="99"/>
    <w:semiHidden/>
    <w:rsid w:val="00C536BE"/>
    <w:rPr>
      <w:lang w:val="en-US"/>
    </w:rPr>
  </w:style>
  <w:style w:type="paragraph" w:styleId="BodyText2">
    <w:name w:val="Body Text 2"/>
    <w:basedOn w:val="Normal"/>
    <w:link w:val="BodyText2Char"/>
    <w:uiPriority w:val="99"/>
    <w:semiHidden/>
    <w:rsid w:val="00C536BE"/>
    <w:pPr>
      <w:spacing w:after="120" w:line="480" w:lineRule="auto"/>
    </w:pPr>
  </w:style>
  <w:style w:type="character" w:customStyle="1" w:styleId="BodyText2Char">
    <w:name w:val="Body Text 2 Char"/>
    <w:basedOn w:val="DefaultParagraphFont"/>
    <w:link w:val="BodyText2"/>
    <w:uiPriority w:val="99"/>
    <w:semiHidden/>
    <w:rsid w:val="00C536BE"/>
    <w:rPr>
      <w:lang w:val="en-US"/>
    </w:rPr>
  </w:style>
  <w:style w:type="paragraph" w:styleId="BodyText3">
    <w:name w:val="Body Text 3"/>
    <w:basedOn w:val="Normal"/>
    <w:link w:val="BodyText3Char"/>
    <w:uiPriority w:val="99"/>
    <w:semiHidden/>
    <w:rsid w:val="00C536BE"/>
    <w:pPr>
      <w:spacing w:after="120"/>
    </w:pPr>
    <w:rPr>
      <w:sz w:val="16"/>
      <w:szCs w:val="16"/>
    </w:rPr>
  </w:style>
  <w:style w:type="character" w:customStyle="1" w:styleId="BodyText3Char">
    <w:name w:val="Body Text 3 Char"/>
    <w:basedOn w:val="DefaultParagraphFont"/>
    <w:link w:val="BodyText3"/>
    <w:uiPriority w:val="99"/>
    <w:semiHidden/>
    <w:rsid w:val="00C536BE"/>
    <w:rPr>
      <w:sz w:val="16"/>
      <w:szCs w:val="16"/>
      <w:lang w:val="en-US"/>
    </w:rPr>
  </w:style>
  <w:style w:type="paragraph" w:styleId="BodyTextFirstIndent">
    <w:name w:val="Body Text First Indent"/>
    <w:basedOn w:val="BodyText"/>
    <w:link w:val="BodyTextFirstIndentChar"/>
    <w:uiPriority w:val="99"/>
    <w:semiHidden/>
    <w:rsid w:val="00C536BE"/>
    <w:pPr>
      <w:spacing w:after="0"/>
      <w:ind w:firstLine="360"/>
    </w:pPr>
  </w:style>
  <w:style w:type="character" w:customStyle="1" w:styleId="BodyTextFirstIndentChar">
    <w:name w:val="Body Text First Indent Char"/>
    <w:basedOn w:val="BodyTextChar"/>
    <w:link w:val="BodyTextFirstIndent"/>
    <w:uiPriority w:val="99"/>
    <w:semiHidden/>
    <w:rsid w:val="00C536BE"/>
    <w:rPr>
      <w:lang w:val="en-US"/>
    </w:rPr>
  </w:style>
  <w:style w:type="paragraph" w:styleId="BodyTextIndent">
    <w:name w:val="Body Text Indent"/>
    <w:basedOn w:val="Normal"/>
    <w:link w:val="BodyTextIndentChar"/>
    <w:uiPriority w:val="99"/>
    <w:semiHidden/>
    <w:rsid w:val="00C536BE"/>
    <w:pPr>
      <w:spacing w:after="120"/>
      <w:ind w:left="283"/>
    </w:pPr>
  </w:style>
  <w:style w:type="character" w:customStyle="1" w:styleId="BodyTextIndentChar">
    <w:name w:val="Body Text Indent Char"/>
    <w:basedOn w:val="DefaultParagraphFont"/>
    <w:link w:val="BodyTextIndent"/>
    <w:uiPriority w:val="99"/>
    <w:semiHidden/>
    <w:rsid w:val="00C536BE"/>
    <w:rPr>
      <w:lang w:val="en-US"/>
    </w:rPr>
  </w:style>
  <w:style w:type="paragraph" w:styleId="BodyTextFirstIndent2">
    <w:name w:val="Body Text First Indent 2"/>
    <w:basedOn w:val="BodyTextIndent"/>
    <w:link w:val="BodyTextFirstIndent2Char"/>
    <w:uiPriority w:val="99"/>
    <w:semiHidden/>
    <w:rsid w:val="00C536BE"/>
    <w:pPr>
      <w:spacing w:after="0"/>
      <w:ind w:left="360" w:firstLine="360"/>
    </w:pPr>
  </w:style>
  <w:style w:type="character" w:customStyle="1" w:styleId="BodyTextFirstIndent2Char">
    <w:name w:val="Body Text First Indent 2 Char"/>
    <w:basedOn w:val="BodyTextIndentChar"/>
    <w:link w:val="BodyTextFirstIndent2"/>
    <w:uiPriority w:val="99"/>
    <w:semiHidden/>
    <w:rsid w:val="00C536BE"/>
    <w:rPr>
      <w:lang w:val="en-US"/>
    </w:rPr>
  </w:style>
  <w:style w:type="paragraph" w:styleId="BodyTextIndent2">
    <w:name w:val="Body Text Indent 2"/>
    <w:basedOn w:val="Normal"/>
    <w:link w:val="BodyTextIndent2Char"/>
    <w:uiPriority w:val="99"/>
    <w:semiHidden/>
    <w:rsid w:val="00C536BE"/>
    <w:pPr>
      <w:spacing w:after="120" w:line="480" w:lineRule="auto"/>
      <w:ind w:left="283"/>
    </w:pPr>
  </w:style>
  <w:style w:type="character" w:customStyle="1" w:styleId="BodyTextIndent2Char">
    <w:name w:val="Body Text Indent 2 Char"/>
    <w:basedOn w:val="DefaultParagraphFont"/>
    <w:link w:val="BodyTextIndent2"/>
    <w:uiPriority w:val="99"/>
    <w:semiHidden/>
    <w:rsid w:val="00C536BE"/>
    <w:rPr>
      <w:lang w:val="en-US"/>
    </w:rPr>
  </w:style>
  <w:style w:type="paragraph" w:styleId="BodyTextIndent3">
    <w:name w:val="Body Text Indent 3"/>
    <w:basedOn w:val="Normal"/>
    <w:link w:val="BodyTextIndent3Char"/>
    <w:uiPriority w:val="99"/>
    <w:semiHidden/>
    <w:rsid w:val="00C536B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536BE"/>
    <w:rPr>
      <w:sz w:val="16"/>
      <w:szCs w:val="16"/>
      <w:lang w:val="en-US"/>
    </w:rPr>
  </w:style>
  <w:style w:type="character" w:styleId="BookTitle">
    <w:name w:val="Book Title"/>
    <w:basedOn w:val="DefaultParagraphFont"/>
    <w:uiPriority w:val="99"/>
    <w:semiHidden/>
    <w:qFormat/>
    <w:rsid w:val="00C536BE"/>
    <w:rPr>
      <w:b/>
      <w:bCs/>
      <w:i/>
      <w:iCs/>
      <w:spacing w:val="5"/>
    </w:rPr>
  </w:style>
  <w:style w:type="paragraph" w:styleId="Caption">
    <w:name w:val="caption"/>
    <w:basedOn w:val="Normal"/>
    <w:next w:val="Normal"/>
    <w:uiPriority w:val="3"/>
    <w:semiHidden/>
    <w:rsid w:val="00C536BE"/>
    <w:pPr>
      <w:spacing w:after="200" w:line="200" w:lineRule="atLeast"/>
    </w:pPr>
    <w:rPr>
      <w:i/>
      <w:iCs/>
      <w:sz w:val="16"/>
    </w:rPr>
  </w:style>
  <w:style w:type="paragraph" w:styleId="Closing">
    <w:name w:val="Closing"/>
    <w:basedOn w:val="Normal"/>
    <w:link w:val="ClosingChar"/>
    <w:uiPriority w:val="99"/>
    <w:semiHidden/>
    <w:rsid w:val="00C536BE"/>
    <w:pPr>
      <w:spacing w:after="0" w:line="240" w:lineRule="auto"/>
      <w:ind w:left="4252"/>
    </w:pPr>
  </w:style>
  <w:style w:type="character" w:customStyle="1" w:styleId="ClosingChar">
    <w:name w:val="Closing Char"/>
    <w:basedOn w:val="DefaultParagraphFont"/>
    <w:link w:val="Closing"/>
    <w:uiPriority w:val="99"/>
    <w:semiHidden/>
    <w:rsid w:val="00C536BE"/>
    <w:rPr>
      <w:lang w:val="en-US"/>
    </w:rPr>
  </w:style>
  <w:style w:type="character" w:styleId="CommentReference">
    <w:name w:val="annotation reference"/>
    <w:basedOn w:val="DefaultParagraphFont"/>
    <w:uiPriority w:val="99"/>
    <w:semiHidden/>
    <w:rsid w:val="00C536BE"/>
    <w:rPr>
      <w:sz w:val="16"/>
      <w:szCs w:val="16"/>
    </w:rPr>
  </w:style>
  <w:style w:type="paragraph" w:styleId="CommentText">
    <w:name w:val="annotation text"/>
    <w:basedOn w:val="Normal"/>
    <w:link w:val="CommentTextChar"/>
    <w:uiPriority w:val="99"/>
    <w:semiHidden/>
    <w:rsid w:val="00C536BE"/>
    <w:pPr>
      <w:spacing w:after="0" w:line="240" w:lineRule="auto"/>
    </w:pPr>
  </w:style>
  <w:style w:type="character" w:customStyle="1" w:styleId="CommentTextChar">
    <w:name w:val="Comment Text Char"/>
    <w:basedOn w:val="DefaultParagraphFont"/>
    <w:link w:val="CommentText"/>
    <w:uiPriority w:val="99"/>
    <w:semiHidden/>
    <w:rsid w:val="00C536BE"/>
    <w:rPr>
      <w:lang w:val="en-US"/>
    </w:rPr>
  </w:style>
  <w:style w:type="paragraph" w:styleId="CommentSubject">
    <w:name w:val="annotation subject"/>
    <w:basedOn w:val="CommentText"/>
    <w:next w:val="CommentText"/>
    <w:link w:val="CommentSubjectChar"/>
    <w:uiPriority w:val="99"/>
    <w:semiHidden/>
    <w:rsid w:val="00C536BE"/>
    <w:rPr>
      <w:b/>
      <w:bCs/>
    </w:rPr>
  </w:style>
  <w:style w:type="character" w:customStyle="1" w:styleId="CommentSubjectChar">
    <w:name w:val="Comment Subject Char"/>
    <w:basedOn w:val="CommentTextChar"/>
    <w:link w:val="CommentSubject"/>
    <w:uiPriority w:val="99"/>
    <w:semiHidden/>
    <w:rsid w:val="00C536BE"/>
    <w:rPr>
      <w:b/>
      <w:bCs/>
      <w:lang w:val="en-US"/>
    </w:rPr>
  </w:style>
  <w:style w:type="paragraph" w:styleId="Date">
    <w:name w:val="Date"/>
    <w:basedOn w:val="Normal"/>
    <w:next w:val="Normal"/>
    <w:link w:val="DateChar"/>
    <w:uiPriority w:val="99"/>
    <w:semiHidden/>
    <w:rsid w:val="00C536BE"/>
    <w:pPr>
      <w:spacing w:after="0"/>
    </w:pPr>
  </w:style>
  <w:style w:type="character" w:customStyle="1" w:styleId="DateChar">
    <w:name w:val="Date Char"/>
    <w:basedOn w:val="DefaultParagraphFont"/>
    <w:link w:val="Date"/>
    <w:uiPriority w:val="99"/>
    <w:semiHidden/>
    <w:rsid w:val="00C536BE"/>
    <w:rPr>
      <w:lang w:val="en-US"/>
    </w:rPr>
  </w:style>
  <w:style w:type="paragraph" w:styleId="DocumentMap">
    <w:name w:val="Document Map"/>
    <w:basedOn w:val="Normal"/>
    <w:link w:val="DocumentMapChar"/>
    <w:uiPriority w:val="99"/>
    <w:semiHidden/>
    <w:rsid w:val="00C536BE"/>
    <w:pPr>
      <w:spacing w:after="0" w:line="240" w:lineRule="auto"/>
    </w:pPr>
    <w:rPr>
      <w:rFonts w:cs="Arial"/>
      <w:sz w:val="16"/>
      <w:szCs w:val="16"/>
    </w:rPr>
  </w:style>
  <w:style w:type="character" w:customStyle="1" w:styleId="DocumentMapChar">
    <w:name w:val="Document Map Char"/>
    <w:basedOn w:val="DefaultParagraphFont"/>
    <w:link w:val="DocumentMap"/>
    <w:uiPriority w:val="99"/>
    <w:semiHidden/>
    <w:rsid w:val="00C536BE"/>
    <w:rPr>
      <w:rFonts w:cs="Arial"/>
      <w:sz w:val="16"/>
      <w:szCs w:val="16"/>
      <w:lang w:val="en-US"/>
    </w:rPr>
  </w:style>
  <w:style w:type="paragraph" w:styleId="E-mailSignature">
    <w:name w:val="E-mail Signature"/>
    <w:basedOn w:val="Normal"/>
    <w:link w:val="E-mailSignatureChar"/>
    <w:uiPriority w:val="99"/>
    <w:semiHidden/>
    <w:rsid w:val="00C536BE"/>
    <w:pPr>
      <w:spacing w:after="0" w:line="240" w:lineRule="auto"/>
    </w:pPr>
  </w:style>
  <w:style w:type="character" w:customStyle="1" w:styleId="E-mailSignatureChar">
    <w:name w:val="E-mail Signature Char"/>
    <w:basedOn w:val="DefaultParagraphFont"/>
    <w:link w:val="E-mailSignature"/>
    <w:uiPriority w:val="99"/>
    <w:semiHidden/>
    <w:rsid w:val="00C536BE"/>
    <w:rPr>
      <w:lang w:val="en-US"/>
    </w:rPr>
  </w:style>
  <w:style w:type="character" w:styleId="Emphasis">
    <w:name w:val="Emphasis"/>
    <w:basedOn w:val="DefaultParagraphFont"/>
    <w:uiPriority w:val="8"/>
    <w:semiHidden/>
    <w:rsid w:val="00C536BE"/>
    <w:rPr>
      <w:i/>
      <w:iCs/>
    </w:rPr>
  </w:style>
  <w:style w:type="character" w:styleId="EndnoteReference">
    <w:name w:val="endnote reference"/>
    <w:basedOn w:val="DefaultParagraphFont"/>
    <w:uiPriority w:val="13"/>
    <w:semiHidden/>
    <w:rsid w:val="00C536BE"/>
    <w:rPr>
      <w:vertAlign w:val="superscript"/>
    </w:rPr>
  </w:style>
  <w:style w:type="paragraph" w:styleId="EndnoteText">
    <w:name w:val="endnote text"/>
    <w:basedOn w:val="Normal"/>
    <w:link w:val="EndnoteTextChar"/>
    <w:uiPriority w:val="13"/>
    <w:semiHidden/>
    <w:qFormat/>
    <w:rsid w:val="00C536BE"/>
    <w:pPr>
      <w:spacing w:after="0" w:line="240" w:lineRule="auto"/>
      <w:ind w:left="113" w:hanging="113"/>
    </w:pPr>
    <w:rPr>
      <w:sz w:val="14"/>
    </w:rPr>
  </w:style>
  <w:style w:type="character" w:customStyle="1" w:styleId="EndnoteTextChar">
    <w:name w:val="Endnote Text Char"/>
    <w:basedOn w:val="DefaultParagraphFont"/>
    <w:link w:val="EndnoteText"/>
    <w:uiPriority w:val="13"/>
    <w:semiHidden/>
    <w:rsid w:val="00C536BE"/>
    <w:rPr>
      <w:sz w:val="14"/>
      <w:lang w:val="en-US"/>
    </w:rPr>
  </w:style>
  <w:style w:type="paragraph" w:styleId="EnvelopeAddress">
    <w:name w:val="envelope address"/>
    <w:basedOn w:val="Normal"/>
    <w:uiPriority w:val="10"/>
    <w:semiHidden/>
    <w:rsid w:val="00C536BE"/>
    <w:pPr>
      <w:spacing w:after="0"/>
    </w:pPr>
    <w:rPr>
      <w:rFonts w:eastAsiaTheme="majorEastAsia" w:cs="Arial"/>
      <w:szCs w:val="24"/>
    </w:rPr>
  </w:style>
  <w:style w:type="paragraph" w:styleId="EnvelopeReturn">
    <w:name w:val="envelope return"/>
    <w:basedOn w:val="Normal"/>
    <w:uiPriority w:val="10"/>
    <w:semiHidden/>
    <w:rsid w:val="00C536BE"/>
    <w:pPr>
      <w:spacing w:after="0" w:line="240" w:lineRule="auto"/>
    </w:pPr>
    <w:rPr>
      <w:rFonts w:eastAsiaTheme="majorEastAsia" w:cs="Arial"/>
    </w:rPr>
  </w:style>
  <w:style w:type="character" w:styleId="FollowedHyperlink">
    <w:name w:val="FollowedHyperlink"/>
    <w:basedOn w:val="DefaultParagraphFont"/>
    <w:uiPriority w:val="14"/>
    <w:semiHidden/>
    <w:rsid w:val="00C536BE"/>
    <w:rPr>
      <w:color w:val="3E7698" w:themeColor="followedHyperlink"/>
      <w:u w:val="single"/>
    </w:rPr>
  </w:style>
  <w:style w:type="paragraph" w:styleId="Footer">
    <w:name w:val="footer"/>
    <w:basedOn w:val="Normal"/>
    <w:link w:val="FooterChar"/>
    <w:uiPriority w:val="13"/>
    <w:semiHidden/>
    <w:rsid w:val="00C536BE"/>
    <w:pPr>
      <w:spacing w:after="0" w:line="200" w:lineRule="atLeast"/>
    </w:pPr>
    <w:rPr>
      <w:sz w:val="16"/>
    </w:rPr>
  </w:style>
  <w:style w:type="character" w:customStyle="1" w:styleId="FooterChar">
    <w:name w:val="Footer Char"/>
    <w:basedOn w:val="DefaultParagraphFont"/>
    <w:link w:val="Footer"/>
    <w:uiPriority w:val="13"/>
    <w:semiHidden/>
    <w:rsid w:val="00C536BE"/>
    <w:rPr>
      <w:sz w:val="16"/>
      <w:lang w:val="en-US"/>
    </w:rPr>
  </w:style>
  <w:style w:type="character" w:styleId="FootnoteReference">
    <w:name w:val="footnote reference"/>
    <w:basedOn w:val="DefaultParagraphFont"/>
    <w:uiPriority w:val="13"/>
    <w:semiHidden/>
    <w:rsid w:val="00C536BE"/>
    <w:rPr>
      <w:vertAlign w:val="superscript"/>
    </w:rPr>
  </w:style>
  <w:style w:type="paragraph" w:styleId="FootnoteText">
    <w:name w:val="footnote text"/>
    <w:basedOn w:val="Normal"/>
    <w:link w:val="FootnoteTextChar"/>
    <w:uiPriority w:val="13"/>
    <w:rsid w:val="00C536BE"/>
    <w:pPr>
      <w:spacing w:after="0" w:line="240" w:lineRule="auto"/>
      <w:ind w:left="113" w:hanging="113"/>
    </w:pPr>
    <w:rPr>
      <w:sz w:val="14"/>
    </w:rPr>
  </w:style>
  <w:style w:type="character" w:customStyle="1" w:styleId="FootnoteTextChar">
    <w:name w:val="Footnote Text Char"/>
    <w:basedOn w:val="DefaultParagraphFont"/>
    <w:link w:val="FootnoteText"/>
    <w:uiPriority w:val="13"/>
    <w:rsid w:val="00C536BE"/>
    <w:rPr>
      <w:sz w:val="14"/>
      <w:lang w:val="en-US"/>
    </w:rPr>
  </w:style>
  <w:style w:type="character" w:styleId="Hashtag">
    <w:name w:val="Hashtag"/>
    <w:basedOn w:val="DefaultParagraphFont"/>
    <w:uiPriority w:val="99"/>
    <w:semiHidden/>
    <w:rsid w:val="00C536BE"/>
    <w:rPr>
      <w:color w:val="2B579A"/>
      <w:shd w:val="clear" w:color="auto" w:fill="E1DFDD"/>
    </w:rPr>
  </w:style>
  <w:style w:type="paragraph" w:styleId="Header">
    <w:name w:val="header"/>
    <w:basedOn w:val="Normal"/>
    <w:link w:val="HeaderChar"/>
    <w:uiPriority w:val="13"/>
    <w:semiHidden/>
    <w:rsid w:val="00C536BE"/>
    <w:pPr>
      <w:spacing w:after="0" w:line="160" w:lineRule="atLeast"/>
    </w:pPr>
    <w:rPr>
      <w:sz w:val="12"/>
    </w:rPr>
  </w:style>
  <w:style w:type="character" w:customStyle="1" w:styleId="HeaderChar">
    <w:name w:val="Header Char"/>
    <w:basedOn w:val="DefaultParagraphFont"/>
    <w:link w:val="Header"/>
    <w:uiPriority w:val="13"/>
    <w:semiHidden/>
    <w:rsid w:val="00C536BE"/>
    <w:rPr>
      <w:sz w:val="12"/>
      <w:lang w:val="en-US"/>
    </w:rPr>
  </w:style>
  <w:style w:type="character" w:customStyle="1" w:styleId="Heading1Char">
    <w:name w:val="Heading 1 Char"/>
    <w:basedOn w:val="DefaultParagraphFont"/>
    <w:link w:val="Heading1"/>
    <w:uiPriority w:val="1"/>
    <w:rsid w:val="009B4CC4"/>
    <w:rPr>
      <w:rFonts w:ascii="Red Hat Display Medium" w:eastAsiaTheme="majorEastAsia" w:hAnsi="Red Hat Display Medium" w:cs="Arial"/>
      <w:color w:val="56A0D3" w:themeColor="accent2"/>
      <w:sz w:val="32"/>
      <w:szCs w:val="32"/>
      <w:lang w:val="en-US"/>
    </w:rPr>
  </w:style>
  <w:style w:type="character" w:customStyle="1" w:styleId="Heading2Char">
    <w:name w:val="Heading 2 Char"/>
    <w:basedOn w:val="DefaultParagraphFont"/>
    <w:link w:val="Heading2"/>
    <w:uiPriority w:val="1"/>
    <w:rsid w:val="00C4275D"/>
    <w:rPr>
      <w:rFonts w:ascii="Red Hat Display Medium" w:eastAsiaTheme="majorEastAsia" w:hAnsi="Red Hat Display Medium" w:cs="Arial"/>
      <w:color w:val="56A0D3" w:themeColor="accent2"/>
      <w:sz w:val="24"/>
      <w:szCs w:val="26"/>
      <w:lang w:val="en-US"/>
    </w:rPr>
  </w:style>
  <w:style w:type="character" w:customStyle="1" w:styleId="Heading3Char">
    <w:name w:val="Heading 3 Char"/>
    <w:basedOn w:val="DefaultParagraphFont"/>
    <w:link w:val="Heading3"/>
    <w:uiPriority w:val="1"/>
    <w:rsid w:val="00120187"/>
    <w:rPr>
      <w:rFonts w:ascii="Red Hat Display Medium" w:eastAsiaTheme="majorEastAsia" w:hAnsi="Red Hat Display Medium" w:cs="Arial"/>
      <w:sz w:val="20"/>
      <w:szCs w:val="24"/>
      <w:lang w:val="en-US"/>
    </w:rPr>
  </w:style>
  <w:style w:type="character" w:customStyle="1" w:styleId="Heading4Char">
    <w:name w:val="Heading 4 Char"/>
    <w:basedOn w:val="DefaultParagraphFont"/>
    <w:link w:val="Heading4"/>
    <w:uiPriority w:val="1"/>
    <w:semiHidden/>
    <w:rsid w:val="00C4275D"/>
    <w:rPr>
      <w:rFonts w:ascii="Red Hat Display Medium" w:eastAsiaTheme="majorEastAsia" w:hAnsi="Red Hat Display Medium" w:cs="Arial"/>
      <w:iCs/>
      <w:lang w:val="en-US"/>
    </w:rPr>
  </w:style>
  <w:style w:type="character" w:customStyle="1" w:styleId="Heading5Char">
    <w:name w:val="Heading 5 Char"/>
    <w:basedOn w:val="DefaultParagraphFont"/>
    <w:link w:val="Heading5"/>
    <w:uiPriority w:val="1"/>
    <w:semiHidden/>
    <w:rsid w:val="00C4275D"/>
    <w:rPr>
      <w:rFonts w:ascii="Red Hat Display Medium" w:eastAsiaTheme="majorEastAsia" w:hAnsi="Red Hat Display Medium" w:cs="Arial"/>
      <w:lang w:val="en-US"/>
    </w:rPr>
  </w:style>
  <w:style w:type="character" w:customStyle="1" w:styleId="Heading6Char">
    <w:name w:val="Heading 6 Char"/>
    <w:basedOn w:val="DefaultParagraphFont"/>
    <w:link w:val="Heading6"/>
    <w:uiPriority w:val="1"/>
    <w:semiHidden/>
    <w:rsid w:val="00D70784"/>
    <w:rPr>
      <w:rFonts w:ascii="Red Hat Display Medium" w:eastAsiaTheme="majorEastAsia" w:hAnsi="Red Hat Display Medium" w:cs="Arial"/>
      <w:lang w:val="en-US"/>
    </w:rPr>
  </w:style>
  <w:style w:type="character" w:customStyle="1" w:styleId="Heading7Char">
    <w:name w:val="Heading 7 Char"/>
    <w:basedOn w:val="DefaultParagraphFont"/>
    <w:link w:val="Heading7"/>
    <w:uiPriority w:val="1"/>
    <w:semiHidden/>
    <w:rsid w:val="00D70784"/>
    <w:rPr>
      <w:rFonts w:ascii="Red Hat Display Medium" w:eastAsiaTheme="majorEastAsia" w:hAnsi="Red Hat Display Medium" w:cs="Arial"/>
      <w:iCs/>
      <w:lang w:val="en-US"/>
    </w:rPr>
  </w:style>
  <w:style w:type="character" w:customStyle="1" w:styleId="Heading8Char">
    <w:name w:val="Heading 8 Char"/>
    <w:basedOn w:val="DefaultParagraphFont"/>
    <w:link w:val="Heading8"/>
    <w:uiPriority w:val="1"/>
    <w:semiHidden/>
    <w:rsid w:val="00D70784"/>
    <w:rPr>
      <w:rFonts w:ascii="Red Hat Display Medium" w:eastAsiaTheme="majorEastAsia" w:hAnsi="Red Hat Display Medium" w:cs="Arial"/>
      <w:szCs w:val="21"/>
      <w:lang w:val="en-US"/>
    </w:rPr>
  </w:style>
  <w:style w:type="character" w:customStyle="1" w:styleId="Heading9Char">
    <w:name w:val="Heading 9 Char"/>
    <w:basedOn w:val="DefaultParagraphFont"/>
    <w:link w:val="Heading9"/>
    <w:uiPriority w:val="1"/>
    <w:semiHidden/>
    <w:rsid w:val="00D70784"/>
    <w:rPr>
      <w:rFonts w:ascii="Red Hat Display Medium" w:eastAsiaTheme="majorEastAsia" w:hAnsi="Red Hat Display Medium" w:cs="Arial"/>
      <w:iCs/>
      <w:szCs w:val="21"/>
      <w:lang w:val="en-US"/>
    </w:rPr>
  </w:style>
  <w:style w:type="character" w:styleId="HTMLAcronym">
    <w:name w:val="HTML Acronym"/>
    <w:basedOn w:val="DefaultParagraphFont"/>
    <w:uiPriority w:val="99"/>
    <w:semiHidden/>
    <w:rsid w:val="00C536BE"/>
  </w:style>
  <w:style w:type="paragraph" w:styleId="HTMLAddress">
    <w:name w:val="HTML Address"/>
    <w:basedOn w:val="Normal"/>
    <w:link w:val="HTMLAddressChar"/>
    <w:uiPriority w:val="99"/>
    <w:semiHidden/>
    <w:rsid w:val="00C536BE"/>
    <w:pPr>
      <w:spacing w:after="0" w:line="240" w:lineRule="auto"/>
    </w:pPr>
    <w:rPr>
      <w:i/>
      <w:iCs/>
    </w:rPr>
  </w:style>
  <w:style w:type="character" w:customStyle="1" w:styleId="HTMLAddressChar">
    <w:name w:val="HTML Address Char"/>
    <w:basedOn w:val="DefaultParagraphFont"/>
    <w:link w:val="HTMLAddress"/>
    <w:uiPriority w:val="99"/>
    <w:semiHidden/>
    <w:rsid w:val="00C536BE"/>
    <w:rPr>
      <w:i/>
      <w:iCs/>
      <w:lang w:val="en-US"/>
    </w:rPr>
  </w:style>
  <w:style w:type="character" w:styleId="HTMLCite">
    <w:name w:val="HTML Cite"/>
    <w:basedOn w:val="DefaultParagraphFont"/>
    <w:uiPriority w:val="99"/>
    <w:semiHidden/>
    <w:rsid w:val="00C536BE"/>
    <w:rPr>
      <w:i/>
      <w:iCs/>
    </w:rPr>
  </w:style>
  <w:style w:type="character" w:styleId="HTMLCode">
    <w:name w:val="HTML Code"/>
    <w:basedOn w:val="DefaultParagraphFont"/>
    <w:uiPriority w:val="99"/>
    <w:semiHidden/>
    <w:rsid w:val="00C536BE"/>
    <w:rPr>
      <w:rFonts w:ascii="Roboto" w:hAnsi="Roboto" w:cs="Arial"/>
      <w:sz w:val="20"/>
      <w:szCs w:val="20"/>
    </w:rPr>
  </w:style>
  <w:style w:type="character" w:styleId="HTMLDefinition">
    <w:name w:val="HTML Definition"/>
    <w:basedOn w:val="DefaultParagraphFont"/>
    <w:uiPriority w:val="99"/>
    <w:semiHidden/>
    <w:rsid w:val="00C536BE"/>
    <w:rPr>
      <w:i/>
      <w:iCs/>
    </w:rPr>
  </w:style>
  <w:style w:type="character" w:styleId="HTMLKeyboard">
    <w:name w:val="HTML Keyboard"/>
    <w:basedOn w:val="DefaultParagraphFont"/>
    <w:uiPriority w:val="99"/>
    <w:semiHidden/>
    <w:rsid w:val="00C536BE"/>
    <w:rPr>
      <w:rFonts w:ascii="Roboto" w:hAnsi="Roboto" w:cs="Arial"/>
      <w:sz w:val="20"/>
      <w:szCs w:val="20"/>
    </w:rPr>
  </w:style>
  <w:style w:type="paragraph" w:styleId="HTMLPreformatted">
    <w:name w:val="HTML Preformatted"/>
    <w:basedOn w:val="Normal"/>
    <w:link w:val="HTMLPreformattedChar"/>
    <w:uiPriority w:val="99"/>
    <w:semiHidden/>
    <w:rsid w:val="00C536BE"/>
    <w:pPr>
      <w:spacing w:after="0" w:line="240" w:lineRule="auto"/>
    </w:pPr>
    <w:rPr>
      <w:rFonts w:cs="Arial"/>
    </w:rPr>
  </w:style>
  <w:style w:type="character" w:customStyle="1" w:styleId="HTMLPreformattedChar">
    <w:name w:val="HTML Preformatted Char"/>
    <w:basedOn w:val="DefaultParagraphFont"/>
    <w:link w:val="HTMLPreformatted"/>
    <w:uiPriority w:val="99"/>
    <w:semiHidden/>
    <w:rsid w:val="00C536BE"/>
    <w:rPr>
      <w:rFonts w:cs="Arial"/>
      <w:lang w:val="en-US"/>
    </w:rPr>
  </w:style>
  <w:style w:type="character" w:styleId="HTMLSample">
    <w:name w:val="HTML Sample"/>
    <w:basedOn w:val="DefaultParagraphFont"/>
    <w:uiPriority w:val="99"/>
    <w:semiHidden/>
    <w:rsid w:val="00C536BE"/>
    <w:rPr>
      <w:rFonts w:ascii="Roboto" w:hAnsi="Roboto" w:cs="Arial"/>
      <w:sz w:val="24"/>
      <w:szCs w:val="24"/>
    </w:rPr>
  </w:style>
  <w:style w:type="character" w:styleId="HTMLTypewriter">
    <w:name w:val="HTML Typewriter"/>
    <w:basedOn w:val="DefaultParagraphFont"/>
    <w:uiPriority w:val="99"/>
    <w:semiHidden/>
    <w:rsid w:val="00C536BE"/>
    <w:rPr>
      <w:rFonts w:ascii="Roboto" w:hAnsi="Roboto" w:cs="Arial"/>
      <w:sz w:val="20"/>
      <w:szCs w:val="20"/>
    </w:rPr>
  </w:style>
  <w:style w:type="character" w:styleId="HTMLVariable">
    <w:name w:val="HTML Variable"/>
    <w:basedOn w:val="DefaultParagraphFont"/>
    <w:uiPriority w:val="99"/>
    <w:semiHidden/>
    <w:rsid w:val="00C536BE"/>
    <w:rPr>
      <w:i/>
      <w:iCs/>
    </w:rPr>
  </w:style>
  <w:style w:type="character" w:styleId="Hyperlink">
    <w:name w:val="Hyperlink"/>
    <w:basedOn w:val="DefaultParagraphFont"/>
    <w:uiPriority w:val="99"/>
    <w:rsid w:val="00C536BE"/>
    <w:rPr>
      <w:color w:val="56A0D3" w:themeColor="accent2"/>
      <w:u w:val="single"/>
    </w:rPr>
  </w:style>
  <w:style w:type="paragraph" w:styleId="Index1">
    <w:name w:val="index 1"/>
    <w:basedOn w:val="Normal"/>
    <w:next w:val="Normal"/>
    <w:autoRedefine/>
    <w:uiPriority w:val="99"/>
    <w:semiHidden/>
    <w:rsid w:val="00C536BE"/>
    <w:pPr>
      <w:spacing w:after="0" w:line="240" w:lineRule="auto"/>
      <w:ind w:left="200" w:hanging="200"/>
    </w:pPr>
  </w:style>
  <w:style w:type="paragraph" w:styleId="Index2">
    <w:name w:val="index 2"/>
    <w:basedOn w:val="Normal"/>
    <w:next w:val="Normal"/>
    <w:autoRedefine/>
    <w:uiPriority w:val="99"/>
    <w:semiHidden/>
    <w:rsid w:val="00C536BE"/>
    <w:pPr>
      <w:spacing w:after="0" w:line="240" w:lineRule="auto"/>
      <w:ind w:left="400" w:hanging="200"/>
    </w:pPr>
  </w:style>
  <w:style w:type="paragraph" w:styleId="Index3">
    <w:name w:val="index 3"/>
    <w:basedOn w:val="Normal"/>
    <w:next w:val="Normal"/>
    <w:autoRedefine/>
    <w:uiPriority w:val="99"/>
    <w:semiHidden/>
    <w:rsid w:val="00C536BE"/>
    <w:pPr>
      <w:spacing w:after="0" w:line="240" w:lineRule="auto"/>
      <w:ind w:left="600" w:hanging="200"/>
    </w:pPr>
  </w:style>
  <w:style w:type="paragraph" w:styleId="Index4">
    <w:name w:val="index 4"/>
    <w:basedOn w:val="Normal"/>
    <w:next w:val="Normal"/>
    <w:autoRedefine/>
    <w:uiPriority w:val="99"/>
    <w:semiHidden/>
    <w:rsid w:val="00C536BE"/>
    <w:pPr>
      <w:spacing w:after="0" w:line="240" w:lineRule="auto"/>
      <w:ind w:left="800" w:hanging="200"/>
    </w:pPr>
  </w:style>
  <w:style w:type="paragraph" w:styleId="Index5">
    <w:name w:val="index 5"/>
    <w:basedOn w:val="Normal"/>
    <w:next w:val="Normal"/>
    <w:autoRedefine/>
    <w:uiPriority w:val="99"/>
    <w:semiHidden/>
    <w:rsid w:val="00C536BE"/>
    <w:pPr>
      <w:spacing w:after="0" w:line="240" w:lineRule="auto"/>
      <w:ind w:left="1000" w:hanging="200"/>
    </w:pPr>
  </w:style>
  <w:style w:type="paragraph" w:styleId="Index6">
    <w:name w:val="index 6"/>
    <w:basedOn w:val="Normal"/>
    <w:next w:val="Normal"/>
    <w:autoRedefine/>
    <w:uiPriority w:val="99"/>
    <w:semiHidden/>
    <w:rsid w:val="00C536BE"/>
    <w:pPr>
      <w:spacing w:after="0" w:line="240" w:lineRule="auto"/>
      <w:ind w:left="1200" w:hanging="200"/>
    </w:pPr>
  </w:style>
  <w:style w:type="paragraph" w:styleId="Index7">
    <w:name w:val="index 7"/>
    <w:basedOn w:val="Normal"/>
    <w:next w:val="Normal"/>
    <w:autoRedefine/>
    <w:uiPriority w:val="99"/>
    <w:semiHidden/>
    <w:rsid w:val="00C536BE"/>
    <w:pPr>
      <w:spacing w:after="0" w:line="240" w:lineRule="auto"/>
      <w:ind w:left="1400" w:hanging="200"/>
    </w:pPr>
  </w:style>
  <w:style w:type="paragraph" w:styleId="Index8">
    <w:name w:val="index 8"/>
    <w:basedOn w:val="Normal"/>
    <w:next w:val="Normal"/>
    <w:autoRedefine/>
    <w:uiPriority w:val="99"/>
    <w:semiHidden/>
    <w:rsid w:val="00C536BE"/>
    <w:pPr>
      <w:spacing w:after="0" w:line="240" w:lineRule="auto"/>
      <w:ind w:left="1600" w:hanging="200"/>
    </w:pPr>
  </w:style>
  <w:style w:type="paragraph" w:styleId="Index9">
    <w:name w:val="index 9"/>
    <w:basedOn w:val="Normal"/>
    <w:next w:val="Normal"/>
    <w:autoRedefine/>
    <w:uiPriority w:val="99"/>
    <w:semiHidden/>
    <w:rsid w:val="00C536BE"/>
    <w:pPr>
      <w:spacing w:after="0" w:line="240" w:lineRule="auto"/>
      <w:ind w:left="1800" w:hanging="200"/>
    </w:pPr>
  </w:style>
  <w:style w:type="paragraph" w:styleId="IndexHeading">
    <w:name w:val="index heading"/>
    <w:basedOn w:val="Normal"/>
    <w:next w:val="Index1"/>
    <w:uiPriority w:val="99"/>
    <w:semiHidden/>
    <w:rsid w:val="00C536BE"/>
    <w:pPr>
      <w:spacing w:after="0"/>
    </w:pPr>
    <w:rPr>
      <w:rFonts w:eastAsiaTheme="majorEastAsia" w:cs="Arial"/>
      <w:b/>
      <w:bCs/>
    </w:rPr>
  </w:style>
  <w:style w:type="character" w:styleId="IntenseEmphasis">
    <w:name w:val="Intense Emphasis"/>
    <w:basedOn w:val="DefaultParagraphFont"/>
    <w:uiPriority w:val="99"/>
    <w:semiHidden/>
    <w:qFormat/>
    <w:rsid w:val="00C536BE"/>
    <w:rPr>
      <w:i/>
      <w:iCs/>
      <w:color w:val="002B39" w:themeColor="accent1"/>
    </w:rPr>
  </w:style>
  <w:style w:type="paragraph" w:styleId="IntenseQuote">
    <w:name w:val="Intense Quote"/>
    <w:basedOn w:val="Normal"/>
    <w:next w:val="Normal"/>
    <w:link w:val="IntenseQuoteChar"/>
    <w:uiPriority w:val="99"/>
    <w:semiHidden/>
    <w:qFormat/>
    <w:rsid w:val="00C536BE"/>
    <w:pPr>
      <w:pBdr>
        <w:top w:val="single" w:sz="4" w:space="10" w:color="002B39" w:themeColor="accent1"/>
        <w:bottom w:val="single" w:sz="4" w:space="10" w:color="002B39" w:themeColor="accent1"/>
      </w:pBdr>
      <w:spacing w:before="360" w:after="360"/>
      <w:ind w:left="864" w:right="864"/>
      <w:jc w:val="center"/>
    </w:pPr>
    <w:rPr>
      <w:i/>
      <w:iCs/>
      <w:color w:val="002B39" w:themeColor="accent1"/>
    </w:rPr>
  </w:style>
  <w:style w:type="character" w:customStyle="1" w:styleId="IntenseQuoteChar">
    <w:name w:val="Intense Quote Char"/>
    <w:basedOn w:val="DefaultParagraphFont"/>
    <w:link w:val="IntenseQuote"/>
    <w:uiPriority w:val="99"/>
    <w:semiHidden/>
    <w:rsid w:val="00C536BE"/>
    <w:rPr>
      <w:i/>
      <w:iCs/>
      <w:color w:val="002B39" w:themeColor="accent1"/>
      <w:lang w:val="en-US"/>
    </w:rPr>
  </w:style>
  <w:style w:type="character" w:styleId="IntenseReference">
    <w:name w:val="Intense Reference"/>
    <w:basedOn w:val="DefaultParagraphFont"/>
    <w:uiPriority w:val="99"/>
    <w:semiHidden/>
    <w:qFormat/>
    <w:rsid w:val="00C536BE"/>
    <w:rPr>
      <w:b/>
      <w:bCs/>
      <w:smallCaps/>
      <w:color w:val="002B39" w:themeColor="accent1"/>
      <w:spacing w:val="5"/>
    </w:rPr>
  </w:style>
  <w:style w:type="character" w:styleId="LineNumber">
    <w:name w:val="line number"/>
    <w:basedOn w:val="DefaultParagraphFont"/>
    <w:uiPriority w:val="99"/>
    <w:semiHidden/>
    <w:rsid w:val="00C536BE"/>
  </w:style>
  <w:style w:type="paragraph" w:styleId="List">
    <w:name w:val="List"/>
    <w:basedOn w:val="Normal"/>
    <w:uiPriority w:val="99"/>
    <w:semiHidden/>
    <w:rsid w:val="00C536BE"/>
    <w:pPr>
      <w:spacing w:after="0"/>
      <w:ind w:left="283" w:hanging="283"/>
      <w:contextualSpacing/>
    </w:pPr>
  </w:style>
  <w:style w:type="paragraph" w:styleId="List2">
    <w:name w:val="List 2"/>
    <w:basedOn w:val="Normal"/>
    <w:uiPriority w:val="99"/>
    <w:semiHidden/>
    <w:rsid w:val="00C536BE"/>
    <w:pPr>
      <w:spacing w:after="0"/>
      <w:ind w:left="566" w:hanging="283"/>
      <w:contextualSpacing/>
    </w:pPr>
  </w:style>
  <w:style w:type="paragraph" w:styleId="List3">
    <w:name w:val="List 3"/>
    <w:basedOn w:val="Normal"/>
    <w:uiPriority w:val="99"/>
    <w:semiHidden/>
    <w:rsid w:val="00C536BE"/>
    <w:pPr>
      <w:spacing w:after="0"/>
      <w:ind w:left="849" w:hanging="283"/>
      <w:contextualSpacing/>
    </w:pPr>
  </w:style>
  <w:style w:type="paragraph" w:styleId="List4">
    <w:name w:val="List 4"/>
    <w:basedOn w:val="Normal"/>
    <w:uiPriority w:val="99"/>
    <w:semiHidden/>
    <w:rsid w:val="00C536BE"/>
    <w:pPr>
      <w:spacing w:after="0"/>
      <w:ind w:left="1132" w:hanging="283"/>
      <w:contextualSpacing/>
    </w:pPr>
  </w:style>
  <w:style w:type="paragraph" w:styleId="List5">
    <w:name w:val="List 5"/>
    <w:basedOn w:val="Normal"/>
    <w:uiPriority w:val="99"/>
    <w:semiHidden/>
    <w:rsid w:val="00C536BE"/>
    <w:pPr>
      <w:spacing w:after="0"/>
      <w:ind w:left="1415" w:hanging="283"/>
      <w:contextualSpacing/>
    </w:pPr>
  </w:style>
  <w:style w:type="paragraph" w:styleId="ListBullet">
    <w:name w:val="List Bullet"/>
    <w:basedOn w:val="Normal"/>
    <w:uiPriority w:val="2"/>
    <w:qFormat/>
    <w:rsid w:val="00C536BE"/>
    <w:pPr>
      <w:numPr>
        <w:numId w:val="5"/>
      </w:numPr>
      <w:spacing w:after="120"/>
    </w:pPr>
  </w:style>
  <w:style w:type="paragraph" w:styleId="ListBullet2">
    <w:name w:val="List Bullet 2"/>
    <w:basedOn w:val="Normal"/>
    <w:uiPriority w:val="2"/>
    <w:semiHidden/>
    <w:rsid w:val="00C536BE"/>
    <w:pPr>
      <w:numPr>
        <w:ilvl w:val="1"/>
        <w:numId w:val="5"/>
      </w:numPr>
      <w:spacing w:after="120"/>
    </w:pPr>
  </w:style>
  <w:style w:type="paragraph" w:styleId="ListBullet3">
    <w:name w:val="List Bullet 3"/>
    <w:basedOn w:val="Normal"/>
    <w:uiPriority w:val="2"/>
    <w:semiHidden/>
    <w:rsid w:val="00C536BE"/>
    <w:pPr>
      <w:numPr>
        <w:ilvl w:val="2"/>
        <w:numId w:val="5"/>
      </w:numPr>
      <w:spacing w:after="120"/>
    </w:pPr>
  </w:style>
  <w:style w:type="paragraph" w:styleId="ListContinue">
    <w:name w:val="List Continue"/>
    <w:basedOn w:val="Normal"/>
    <w:uiPriority w:val="99"/>
    <w:semiHidden/>
    <w:rsid w:val="00C536BE"/>
    <w:pPr>
      <w:spacing w:after="120"/>
      <w:ind w:left="283"/>
      <w:contextualSpacing/>
    </w:pPr>
  </w:style>
  <w:style w:type="paragraph" w:styleId="ListContinue2">
    <w:name w:val="List Continue 2"/>
    <w:basedOn w:val="Normal"/>
    <w:uiPriority w:val="99"/>
    <w:semiHidden/>
    <w:rsid w:val="00C536BE"/>
    <w:pPr>
      <w:spacing w:after="120"/>
      <w:ind w:left="566"/>
      <w:contextualSpacing/>
    </w:pPr>
  </w:style>
  <w:style w:type="paragraph" w:styleId="ListContinue3">
    <w:name w:val="List Continue 3"/>
    <w:basedOn w:val="Normal"/>
    <w:uiPriority w:val="99"/>
    <w:semiHidden/>
    <w:rsid w:val="00C536BE"/>
    <w:pPr>
      <w:spacing w:after="120"/>
      <w:ind w:left="849"/>
      <w:contextualSpacing/>
    </w:pPr>
  </w:style>
  <w:style w:type="paragraph" w:styleId="ListContinue4">
    <w:name w:val="List Continue 4"/>
    <w:basedOn w:val="Normal"/>
    <w:uiPriority w:val="99"/>
    <w:semiHidden/>
    <w:rsid w:val="00C536BE"/>
    <w:pPr>
      <w:spacing w:after="120"/>
      <w:ind w:left="1132"/>
      <w:contextualSpacing/>
    </w:pPr>
  </w:style>
  <w:style w:type="paragraph" w:styleId="ListContinue5">
    <w:name w:val="List Continue 5"/>
    <w:basedOn w:val="Normal"/>
    <w:uiPriority w:val="99"/>
    <w:semiHidden/>
    <w:rsid w:val="00C536BE"/>
    <w:pPr>
      <w:spacing w:after="120"/>
      <w:ind w:left="1415"/>
      <w:contextualSpacing/>
    </w:pPr>
  </w:style>
  <w:style w:type="paragraph" w:styleId="ListNumber">
    <w:name w:val="List Number"/>
    <w:basedOn w:val="Normal"/>
    <w:uiPriority w:val="2"/>
    <w:qFormat/>
    <w:rsid w:val="00C536BE"/>
    <w:pPr>
      <w:numPr>
        <w:numId w:val="8"/>
      </w:numPr>
      <w:spacing w:after="120"/>
    </w:pPr>
  </w:style>
  <w:style w:type="paragraph" w:styleId="ListNumber2">
    <w:name w:val="List Number 2"/>
    <w:basedOn w:val="Normal"/>
    <w:uiPriority w:val="2"/>
    <w:semiHidden/>
    <w:rsid w:val="00C536BE"/>
    <w:pPr>
      <w:numPr>
        <w:ilvl w:val="1"/>
        <w:numId w:val="8"/>
      </w:numPr>
      <w:spacing w:after="0"/>
      <w:contextualSpacing/>
    </w:pPr>
  </w:style>
  <w:style w:type="paragraph" w:styleId="ListNumber3">
    <w:name w:val="List Number 3"/>
    <w:basedOn w:val="Normal"/>
    <w:uiPriority w:val="2"/>
    <w:semiHidden/>
    <w:rsid w:val="00C536BE"/>
    <w:pPr>
      <w:numPr>
        <w:ilvl w:val="2"/>
        <w:numId w:val="8"/>
      </w:numPr>
      <w:spacing w:after="0"/>
      <w:contextualSpacing/>
    </w:pPr>
  </w:style>
  <w:style w:type="paragraph" w:styleId="ListParagraph">
    <w:name w:val="List Paragraph"/>
    <w:basedOn w:val="Normal"/>
    <w:uiPriority w:val="99"/>
    <w:semiHidden/>
    <w:qFormat/>
    <w:rsid w:val="00C536BE"/>
    <w:pPr>
      <w:spacing w:after="0"/>
      <w:ind w:left="720"/>
      <w:contextualSpacing/>
    </w:pPr>
  </w:style>
  <w:style w:type="paragraph" w:styleId="MacroText">
    <w:name w:val="macro"/>
    <w:link w:val="MacroTextChar"/>
    <w:uiPriority w:val="99"/>
    <w:semiHidden/>
    <w:rsid w:val="00C536BE"/>
    <w:pPr>
      <w:tabs>
        <w:tab w:val="left" w:pos="480"/>
        <w:tab w:val="left" w:pos="960"/>
        <w:tab w:val="left" w:pos="1440"/>
        <w:tab w:val="left" w:pos="1920"/>
        <w:tab w:val="left" w:pos="2400"/>
        <w:tab w:val="left" w:pos="2880"/>
        <w:tab w:val="left" w:pos="3360"/>
        <w:tab w:val="left" w:pos="3840"/>
        <w:tab w:val="left" w:pos="4320"/>
      </w:tabs>
    </w:pPr>
    <w:rPr>
      <w:rFonts w:cs="Arial"/>
      <w:lang w:val="en-US"/>
    </w:rPr>
  </w:style>
  <w:style w:type="character" w:customStyle="1" w:styleId="MacroTextChar">
    <w:name w:val="Macro Text Char"/>
    <w:basedOn w:val="DefaultParagraphFont"/>
    <w:link w:val="MacroText"/>
    <w:uiPriority w:val="99"/>
    <w:semiHidden/>
    <w:rsid w:val="00C536BE"/>
    <w:rPr>
      <w:rFonts w:cs="Arial"/>
      <w:lang w:val="en-US"/>
    </w:rPr>
  </w:style>
  <w:style w:type="character" w:styleId="Mention">
    <w:name w:val="Mention"/>
    <w:basedOn w:val="DefaultParagraphFont"/>
    <w:uiPriority w:val="99"/>
    <w:semiHidden/>
    <w:rsid w:val="00C536BE"/>
    <w:rPr>
      <w:color w:val="2B579A"/>
      <w:shd w:val="clear" w:color="auto" w:fill="E1DFDD"/>
    </w:rPr>
  </w:style>
  <w:style w:type="paragraph" w:styleId="MessageHeader">
    <w:name w:val="Message Header"/>
    <w:basedOn w:val="Normal"/>
    <w:link w:val="MessageHeaderChar"/>
    <w:uiPriority w:val="99"/>
    <w:semiHidden/>
    <w:rsid w:val="00C536B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C536BE"/>
    <w:rPr>
      <w:rFonts w:eastAsiaTheme="majorEastAsia" w:cs="Arial"/>
      <w:sz w:val="24"/>
      <w:szCs w:val="24"/>
      <w:shd w:val="pct20" w:color="auto" w:fill="auto"/>
      <w:lang w:val="en-US"/>
    </w:rPr>
  </w:style>
  <w:style w:type="paragraph" w:styleId="NoSpacing">
    <w:name w:val="No Spacing"/>
    <w:rsid w:val="00C536BE"/>
    <w:pPr>
      <w:spacing w:line="240" w:lineRule="auto"/>
    </w:pPr>
    <w:rPr>
      <w:lang w:val="en-US"/>
    </w:rPr>
  </w:style>
  <w:style w:type="paragraph" w:styleId="NormalWeb">
    <w:name w:val="Normal (Web)"/>
    <w:basedOn w:val="Normal"/>
    <w:uiPriority w:val="99"/>
    <w:semiHidden/>
    <w:rsid w:val="00C536BE"/>
    <w:pPr>
      <w:spacing w:after="0"/>
    </w:pPr>
    <w:rPr>
      <w:rFonts w:cs="Arial"/>
      <w:sz w:val="24"/>
      <w:szCs w:val="24"/>
    </w:rPr>
  </w:style>
  <w:style w:type="paragraph" w:styleId="NormalIndent">
    <w:name w:val="Normal Indent"/>
    <w:basedOn w:val="Normal"/>
    <w:semiHidden/>
    <w:rsid w:val="00C536BE"/>
    <w:pPr>
      <w:spacing w:after="0"/>
      <w:ind w:left="284"/>
    </w:pPr>
  </w:style>
  <w:style w:type="paragraph" w:styleId="NoteHeading">
    <w:name w:val="Note Heading"/>
    <w:basedOn w:val="Normal"/>
    <w:next w:val="Normal"/>
    <w:link w:val="NoteHeadingChar"/>
    <w:uiPriority w:val="99"/>
    <w:semiHidden/>
    <w:rsid w:val="00C536BE"/>
    <w:pPr>
      <w:spacing w:after="0" w:line="240" w:lineRule="auto"/>
    </w:pPr>
  </w:style>
  <w:style w:type="character" w:customStyle="1" w:styleId="NoteHeadingChar">
    <w:name w:val="Note Heading Char"/>
    <w:basedOn w:val="DefaultParagraphFont"/>
    <w:link w:val="NoteHeading"/>
    <w:uiPriority w:val="99"/>
    <w:semiHidden/>
    <w:rsid w:val="00C536BE"/>
    <w:rPr>
      <w:lang w:val="en-US"/>
    </w:rPr>
  </w:style>
  <w:style w:type="character" w:styleId="PageNumber">
    <w:name w:val="page number"/>
    <w:basedOn w:val="DefaultParagraphFont"/>
    <w:uiPriority w:val="99"/>
    <w:semiHidden/>
    <w:rsid w:val="00C536BE"/>
  </w:style>
  <w:style w:type="character" w:styleId="PlaceholderText">
    <w:name w:val="Placeholder Text"/>
    <w:basedOn w:val="DefaultParagraphFont"/>
    <w:uiPriority w:val="99"/>
    <w:semiHidden/>
    <w:rsid w:val="00C536BE"/>
    <w:rPr>
      <w:color w:val="808080"/>
    </w:rPr>
  </w:style>
  <w:style w:type="paragraph" w:styleId="PlainText">
    <w:name w:val="Plain Text"/>
    <w:basedOn w:val="Normal"/>
    <w:link w:val="PlainTextChar"/>
    <w:uiPriority w:val="99"/>
    <w:semiHidden/>
    <w:rsid w:val="00C536BE"/>
    <w:pPr>
      <w:spacing w:after="0" w:line="240" w:lineRule="auto"/>
    </w:pPr>
    <w:rPr>
      <w:rFonts w:cs="Arial"/>
      <w:sz w:val="21"/>
      <w:szCs w:val="21"/>
    </w:rPr>
  </w:style>
  <w:style w:type="character" w:customStyle="1" w:styleId="PlainTextChar">
    <w:name w:val="Plain Text Char"/>
    <w:basedOn w:val="DefaultParagraphFont"/>
    <w:link w:val="PlainText"/>
    <w:uiPriority w:val="99"/>
    <w:semiHidden/>
    <w:rsid w:val="00C536BE"/>
    <w:rPr>
      <w:rFonts w:cs="Arial"/>
      <w:sz w:val="21"/>
      <w:szCs w:val="21"/>
      <w:lang w:val="en-US"/>
    </w:rPr>
  </w:style>
  <w:style w:type="paragraph" w:styleId="Quote">
    <w:name w:val="Quote"/>
    <w:basedOn w:val="Normal"/>
    <w:next w:val="Normal"/>
    <w:link w:val="QuoteChar"/>
    <w:uiPriority w:val="12"/>
    <w:rsid w:val="007B10B9"/>
    <w:pPr>
      <w:spacing w:before="560" w:after="560"/>
    </w:pPr>
    <w:rPr>
      <w:iCs/>
      <w:color w:val="56A0D3" w:themeColor="accent2"/>
      <w:sz w:val="24"/>
    </w:rPr>
  </w:style>
  <w:style w:type="character" w:customStyle="1" w:styleId="QuoteChar">
    <w:name w:val="Quote Char"/>
    <w:basedOn w:val="DefaultParagraphFont"/>
    <w:link w:val="Quote"/>
    <w:uiPriority w:val="12"/>
    <w:rsid w:val="007B10B9"/>
    <w:rPr>
      <w:iCs/>
      <w:color w:val="56A0D3" w:themeColor="accent2"/>
      <w:sz w:val="24"/>
      <w:lang w:val="en-US"/>
    </w:rPr>
  </w:style>
  <w:style w:type="paragraph" w:styleId="Salutation">
    <w:name w:val="Salutation"/>
    <w:basedOn w:val="Normal"/>
    <w:next w:val="Normal"/>
    <w:link w:val="SalutationChar"/>
    <w:uiPriority w:val="99"/>
    <w:semiHidden/>
    <w:rsid w:val="00C536BE"/>
    <w:pPr>
      <w:spacing w:after="0"/>
    </w:pPr>
  </w:style>
  <w:style w:type="character" w:customStyle="1" w:styleId="SalutationChar">
    <w:name w:val="Salutation Char"/>
    <w:basedOn w:val="DefaultParagraphFont"/>
    <w:link w:val="Salutation"/>
    <w:uiPriority w:val="99"/>
    <w:semiHidden/>
    <w:rsid w:val="00C536BE"/>
    <w:rPr>
      <w:lang w:val="en-US"/>
    </w:rPr>
  </w:style>
  <w:style w:type="paragraph" w:styleId="Signature">
    <w:name w:val="Signature"/>
    <w:basedOn w:val="Normal"/>
    <w:link w:val="SignatureChar"/>
    <w:uiPriority w:val="99"/>
    <w:semiHidden/>
    <w:rsid w:val="00C536BE"/>
    <w:pPr>
      <w:spacing w:after="0" w:line="240" w:lineRule="auto"/>
      <w:ind w:left="4252"/>
    </w:pPr>
  </w:style>
  <w:style w:type="character" w:customStyle="1" w:styleId="SignatureChar">
    <w:name w:val="Signature Char"/>
    <w:basedOn w:val="DefaultParagraphFont"/>
    <w:link w:val="Signature"/>
    <w:uiPriority w:val="99"/>
    <w:semiHidden/>
    <w:rsid w:val="00C536BE"/>
    <w:rPr>
      <w:lang w:val="en-US"/>
    </w:rPr>
  </w:style>
  <w:style w:type="character" w:styleId="SmartHyperlink">
    <w:name w:val="Smart Hyperlink"/>
    <w:basedOn w:val="DefaultParagraphFont"/>
    <w:uiPriority w:val="99"/>
    <w:semiHidden/>
    <w:rsid w:val="00C536BE"/>
    <w:rPr>
      <w:u w:val="dotted"/>
    </w:rPr>
  </w:style>
  <w:style w:type="character" w:styleId="SmartLink">
    <w:name w:val="Smart Link"/>
    <w:basedOn w:val="DefaultParagraphFont"/>
    <w:uiPriority w:val="99"/>
    <w:semiHidden/>
    <w:rsid w:val="00C536BE"/>
    <w:rPr>
      <w:color w:val="0000FF"/>
      <w:u w:val="single"/>
      <w:shd w:val="clear" w:color="auto" w:fill="F3F2F1"/>
    </w:rPr>
  </w:style>
  <w:style w:type="character" w:styleId="Strong">
    <w:name w:val="Strong"/>
    <w:basedOn w:val="DefaultParagraphFont"/>
    <w:uiPriority w:val="22"/>
    <w:qFormat/>
    <w:rsid w:val="00C536BE"/>
    <w:rPr>
      <w:b/>
      <w:bCs/>
    </w:rPr>
  </w:style>
  <w:style w:type="paragraph" w:styleId="Subtitle">
    <w:name w:val="Subtitle"/>
    <w:basedOn w:val="Normal"/>
    <w:next w:val="Normal"/>
    <w:link w:val="SubtitleChar"/>
    <w:uiPriority w:val="99"/>
    <w:semiHidden/>
    <w:qFormat/>
    <w:rsid w:val="00C536BE"/>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semiHidden/>
    <w:rsid w:val="00C536BE"/>
    <w:rPr>
      <w:rFonts w:eastAsiaTheme="minorEastAsia" w:cs="Arial"/>
      <w:color w:val="5A5A5A" w:themeColor="text1" w:themeTint="A5"/>
      <w:spacing w:val="15"/>
      <w:sz w:val="22"/>
      <w:szCs w:val="22"/>
      <w:lang w:val="en-US"/>
    </w:rPr>
  </w:style>
  <w:style w:type="character" w:styleId="SubtleEmphasis">
    <w:name w:val="Subtle Emphasis"/>
    <w:basedOn w:val="DefaultParagraphFont"/>
    <w:uiPriority w:val="99"/>
    <w:semiHidden/>
    <w:qFormat/>
    <w:rsid w:val="00C536BE"/>
    <w:rPr>
      <w:i/>
      <w:iCs/>
      <w:color w:val="404040" w:themeColor="text1" w:themeTint="BF"/>
    </w:rPr>
  </w:style>
  <w:style w:type="character" w:styleId="SubtleReference">
    <w:name w:val="Subtle Reference"/>
    <w:basedOn w:val="DefaultParagraphFont"/>
    <w:uiPriority w:val="99"/>
    <w:semiHidden/>
    <w:qFormat/>
    <w:rsid w:val="00C536BE"/>
    <w:rPr>
      <w:smallCaps/>
      <w:color w:val="5A5A5A" w:themeColor="text1" w:themeTint="A5"/>
    </w:rPr>
  </w:style>
  <w:style w:type="paragraph" w:styleId="TableofAuthorities">
    <w:name w:val="table of authorities"/>
    <w:basedOn w:val="Normal"/>
    <w:next w:val="Normal"/>
    <w:uiPriority w:val="99"/>
    <w:semiHidden/>
    <w:rsid w:val="00C536BE"/>
    <w:pPr>
      <w:spacing w:after="0"/>
      <w:ind w:left="200" w:hanging="200"/>
    </w:pPr>
  </w:style>
  <w:style w:type="paragraph" w:styleId="TableofFigures">
    <w:name w:val="table of figures"/>
    <w:basedOn w:val="Normal"/>
    <w:next w:val="Normal"/>
    <w:uiPriority w:val="39"/>
    <w:semiHidden/>
    <w:rsid w:val="00C536BE"/>
    <w:pPr>
      <w:spacing w:after="0"/>
    </w:pPr>
  </w:style>
  <w:style w:type="table" w:styleId="TableProfessional">
    <w:name w:val="Table Professional"/>
    <w:basedOn w:val="TableNormal"/>
    <w:uiPriority w:val="99"/>
    <w:semiHidden/>
    <w:unhideWhenUsed/>
    <w:rsid w:val="00C536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itle">
    <w:name w:val="Title"/>
    <w:basedOn w:val="Normal"/>
    <w:next w:val="Normal"/>
    <w:link w:val="TitleChar"/>
    <w:uiPriority w:val="99"/>
    <w:semiHidden/>
    <w:qFormat/>
    <w:rsid w:val="00C536BE"/>
    <w:pPr>
      <w:spacing w:after="0"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semiHidden/>
    <w:rsid w:val="00C536BE"/>
    <w:rPr>
      <w:rFonts w:eastAsiaTheme="majorEastAsia" w:cs="Arial"/>
      <w:spacing w:val="-10"/>
      <w:kern w:val="28"/>
      <w:sz w:val="56"/>
      <w:szCs w:val="56"/>
      <w:lang w:val="en-US"/>
    </w:rPr>
  </w:style>
  <w:style w:type="paragraph" w:styleId="TOAHeading">
    <w:name w:val="toa heading"/>
    <w:basedOn w:val="Normal"/>
    <w:next w:val="Normal"/>
    <w:uiPriority w:val="39"/>
    <w:semiHidden/>
    <w:rsid w:val="00C536BE"/>
    <w:pPr>
      <w:spacing w:before="120" w:after="0"/>
    </w:pPr>
    <w:rPr>
      <w:rFonts w:eastAsiaTheme="majorEastAsia" w:cs="Arial"/>
      <w:b/>
      <w:bCs/>
      <w:sz w:val="24"/>
      <w:szCs w:val="24"/>
    </w:rPr>
  </w:style>
  <w:style w:type="paragraph" w:styleId="TOC1">
    <w:name w:val="toc 1"/>
    <w:basedOn w:val="Normal"/>
    <w:next w:val="Normal"/>
    <w:uiPriority w:val="39"/>
    <w:semiHidden/>
    <w:rsid w:val="000D60E0"/>
    <w:pPr>
      <w:tabs>
        <w:tab w:val="right" w:pos="8471"/>
      </w:tabs>
      <w:spacing w:before="120" w:after="120" w:line="360" w:lineRule="atLeast"/>
      <w:ind w:right="567"/>
    </w:pPr>
    <w:rPr>
      <w:color w:val="56A0D3" w:themeColor="accent2"/>
      <w:sz w:val="28"/>
    </w:rPr>
  </w:style>
  <w:style w:type="paragraph" w:styleId="TOC2">
    <w:name w:val="toc 2"/>
    <w:basedOn w:val="Normal"/>
    <w:next w:val="Normal"/>
    <w:uiPriority w:val="39"/>
    <w:semiHidden/>
    <w:rsid w:val="000D60E0"/>
    <w:pPr>
      <w:tabs>
        <w:tab w:val="right" w:pos="8471"/>
      </w:tabs>
      <w:spacing w:before="120" w:after="120"/>
      <w:ind w:right="567"/>
    </w:pPr>
    <w:rPr>
      <w:color w:val="56A0D3" w:themeColor="accent2"/>
      <w:sz w:val="22"/>
    </w:rPr>
  </w:style>
  <w:style w:type="paragraph" w:styleId="TOC3">
    <w:name w:val="toc 3"/>
    <w:basedOn w:val="Normal"/>
    <w:next w:val="Normal"/>
    <w:uiPriority w:val="39"/>
    <w:semiHidden/>
    <w:rsid w:val="000D60E0"/>
    <w:pPr>
      <w:tabs>
        <w:tab w:val="right" w:pos="8471"/>
      </w:tabs>
      <w:spacing w:after="120"/>
      <w:ind w:right="567"/>
    </w:pPr>
    <w:rPr>
      <w:color w:val="56A0D3" w:themeColor="accent2"/>
    </w:rPr>
  </w:style>
  <w:style w:type="paragraph" w:styleId="TOC4">
    <w:name w:val="toc 4"/>
    <w:basedOn w:val="Normal"/>
    <w:next w:val="Normal"/>
    <w:uiPriority w:val="39"/>
    <w:semiHidden/>
    <w:rsid w:val="000D60E0"/>
    <w:pPr>
      <w:tabs>
        <w:tab w:val="right" w:pos="8471"/>
      </w:tabs>
      <w:spacing w:after="40"/>
      <w:ind w:right="567"/>
      <w:contextualSpacing/>
    </w:pPr>
  </w:style>
  <w:style w:type="paragraph" w:styleId="TOC5">
    <w:name w:val="toc 5"/>
    <w:basedOn w:val="Normal"/>
    <w:next w:val="Normal"/>
    <w:uiPriority w:val="39"/>
    <w:semiHidden/>
    <w:rsid w:val="000D60E0"/>
    <w:pPr>
      <w:tabs>
        <w:tab w:val="right" w:pos="8471"/>
      </w:tabs>
      <w:spacing w:after="40"/>
      <w:ind w:right="567"/>
      <w:contextualSpacing/>
    </w:pPr>
  </w:style>
  <w:style w:type="paragraph" w:styleId="TOC6">
    <w:name w:val="toc 6"/>
    <w:basedOn w:val="Normal"/>
    <w:next w:val="Normal"/>
    <w:uiPriority w:val="39"/>
    <w:semiHidden/>
    <w:rsid w:val="000D60E0"/>
    <w:pPr>
      <w:tabs>
        <w:tab w:val="right" w:pos="8471"/>
      </w:tabs>
      <w:spacing w:after="40"/>
      <w:ind w:right="567"/>
      <w:contextualSpacing/>
    </w:pPr>
  </w:style>
  <w:style w:type="paragraph" w:styleId="TOC7">
    <w:name w:val="toc 7"/>
    <w:basedOn w:val="Normal"/>
    <w:next w:val="Normal"/>
    <w:uiPriority w:val="39"/>
    <w:semiHidden/>
    <w:rsid w:val="000D60E0"/>
    <w:pPr>
      <w:tabs>
        <w:tab w:val="right" w:pos="8471"/>
      </w:tabs>
      <w:spacing w:after="40"/>
      <w:ind w:right="567"/>
      <w:contextualSpacing/>
    </w:pPr>
  </w:style>
  <w:style w:type="paragraph" w:styleId="TOC8">
    <w:name w:val="toc 8"/>
    <w:basedOn w:val="Normal"/>
    <w:next w:val="Normal"/>
    <w:uiPriority w:val="39"/>
    <w:semiHidden/>
    <w:rsid w:val="000D60E0"/>
    <w:pPr>
      <w:tabs>
        <w:tab w:val="right" w:pos="8471"/>
      </w:tabs>
      <w:spacing w:after="40"/>
      <w:ind w:right="567"/>
      <w:contextualSpacing/>
    </w:pPr>
  </w:style>
  <w:style w:type="paragraph" w:styleId="TOC9">
    <w:name w:val="toc 9"/>
    <w:basedOn w:val="Normal"/>
    <w:next w:val="Normal"/>
    <w:uiPriority w:val="39"/>
    <w:semiHidden/>
    <w:rsid w:val="000D60E0"/>
    <w:pPr>
      <w:tabs>
        <w:tab w:val="right" w:pos="8471"/>
      </w:tabs>
      <w:spacing w:after="40"/>
      <w:ind w:right="567"/>
      <w:contextualSpacing/>
    </w:pPr>
  </w:style>
  <w:style w:type="paragraph" w:styleId="TOCHeading">
    <w:name w:val="TOC Heading"/>
    <w:basedOn w:val="Heading1"/>
    <w:next w:val="Normal"/>
    <w:uiPriority w:val="39"/>
    <w:semiHidden/>
    <w:rsid w:val="00CE7E0F"/>
    <w:pPr>
      <w:framePr w:wrap="around" w:hAnchor="text"/>
      <w:outlineLvl w:val="9"/>
    </w:pPr>
  </w:style>
  <w:style w:type="character" w:styleId="UnresolvedMention">
    <w:name w:val="Unresolved Mention"/>
    <w:basedOn w:val="DefaultParagraphFont"/>
    <w:uiPriority w:val="99"/>
    <w:semiHidden/>
    <w:rsid w:val="00C536BE"/>
    <w:rPr>
      <w:color w:val="605E5C"/>
      <w:shd w:val="clear" w:color="auto" w:fill="E1DFDD"/>
    </w:rPr>
  </w:style>
  <w:style w:type="paragraph" w:customStyle="1" w:styleId="Template">
    <w:name w:val="Template"/>
    <w:uiPriority w:val="15"/>
    <w:semiHidden/>
    <w:rsid w:val="00F438A4"/>
    <w:pPr>
      <w:suppressAutoHyphens/>
      <w:spacing w:line="160" w:lineRule="atLeast"/>
      <w:jc w:val="right"/>
    </w:pPr>
    <w:rPr>
      <w:rFonts w:ascii="Red Hat Display Medium" w:hAnsi="Red Hat Display Medium"/>
      <w:noProof/>
      <w:sz w:val="12"/>
      <w:lang w:val="en-US"/>
    </w:rPr>
  </w:style>
  <w:style w:type="paragraph" w:customStyle="1" w:styleId="Table">
    <w:name w:val="Table"/>
    <w:uiPriority w:val="4"/>
    <w:semiHidden/>
    <w:rsid w:val="004952FD"/>
    <w:pPr>
      <w:spacing w:before="20" w:after="20" w:line="180" w:lineRule="atLeast"/>
      <w:ind w:left="57" w:right="57"/>
    </w:pPr>
    <w:rPr>
      <w:lang w:val="en-US"/>
    </w:rPr>
  </w:style>
  <w:style w:type="paragraph" w:customStyle="1" w:styleId="Table-Heading">
    <w:name w:val="Table - Heading"/>
    <w:basedOn w:val="Table"/>
    <w:uiPriority w:val="4"/>
    <w:rsid w:val="004952FD"/>
  </w:style>
  <w:style w:type="paragraph" w:customStyle="1" w:styleId="Table-HeadingRight">
    <w:name w:val="Table - Heading Right"/>
    <w:basedOn w:val="Table-Heading"/>
    <w:uiPriority w:val="4"/>
    <w:rsid w:val="004952FD"/>
    <w:pPr>
      <w:jc w:val="right"/>
    </w:pPr>
  </w:style>
  <w:style w:type="paragraph" w:customStyle="1" w:styleId="Table-Text">
    <w:name w:val="Table - Text"/>
    <w:basedOn w:val="Table"/>
    <w:uiPriority w:val="4"/>
    <w:rsid w:val="004952FD"/>
  </w:style>
  <w:style w:type="paragraph" w:customStyle="1" w:styleId="Table-TextTotal">
    <w:name w:val="Table - Text Total"/>
    <w:basedOn w:val="Table-Text"/>
    <w:uiPriority w:val="4"/>
    <w:rsid w:val="004952FD"/>
    <w:rPr>
      <w:b/>
    </w:rPr>
  </w:style>
  <w:style w:type="paragraph" w:customStyle="1" w:styleId="Table-Numbers">
    <w:name w:val="Table - Numbers"/>
    <w:basedOn w:val="Table"/>
    <w:uiPriority w:val="4"/>
    <w:rsid w:val="004952FD"/>
    <w:pPr>
      <w:jc w:val="right"/>
    </w:pPr>
  </w:style>
  <w:style w:type="paragraph" w:customStyle="1" w:styleId="Table-NumbersTotal">
    <w:name w:val="Table - Numbers Total"/>
    <w:basedOn w:val="Table-Numbers"/>
    <w:uiPriority w:val="4"/>
    <w:rsid w:val="004952FD"/>
    <w:rPr>
      <w:b/>
    </w:rPr>
  </w:style>
  <w:style w:type="paragraph" w:customStyle="1" w:styleId="Template-CompanyName">
    <w:name w:val="Template - Company Name"/>
    <w:basedOn w:val="Template"/>
    <w:next w:val="Template-Address"/>
    <w:uiPriority w:val="15"/>
    <w:semiHidden/>
    <w:rsid w:val="00C536BE"/>
  </w:style>
  <w:style w:type="paragraph" w:customStyle="1" w:styleId="Template-Address">
    <w:name w:val="Template - Address"/>
    <w:basedOn w:val="Template"/>
    <w:uiPriority w:val="15"/>
    <w:semiHidden/>
    <w:rsid w:val="00C536BE"/>
    <w:pPr>
      <w:tabs>
        <w:tab w:val="left" w:pos="567"/>
      </w:tabs>
    </w:pPr>
  </w:style>
  <w:style w:type="paragraph" w:customStyle="1" w:styleId="Template-Date">
    <w:name w:val="Template - Date"/>
    <w:basedOn w:val="Template"/>
    <w:uiPriority w:val="15"/>
    <w:semiHidden/>
    <w:rsid w:val="00C536BE"/>
  </w:style>
  <w:style w:type="paragraph" w:customStyle="1" w:styleId="Cover-Title">
    <w:name w:val="Cover - Title"/>
    <w:basedOn w:val="Normal"/>
    <w:next w:val="Cover-Subtitle"/>
    <w:uiPriority w:val="10"/>
    <w:rsid w:val="003F3E23"/>
    <w:pPr>
      <w:suppressAutoHyphens/>
      <w:spacing w:after="120" w:line="920" w:lineRule="atLeast"/>
    </w:pPr>
    <w:rPr>
      <w:rFonts w:ascii="Red Hat Display Medium" w:hAnsi="Red Hat Display Medium"/>
      <w:color w:val="FFFFFF"/>
      <w:sz w:val="88"/>
    </w:rPr>
  </w:style>
  <w:style w:type="paragraph" w:customStyle="1" w:styleId="Cover-Subtitle">
    <w:name w:val="Cover - Subtitle"/>
    <w:basedOn w:val="Normal"/>
    <w:next w:val="Normal"/>
    <w:uiPriority w:val="10"/>
    <w:rsid w:val="003F3E23"/>
    <w:pPr>
      <w:suppressAutoHyphens/>
      <w:spacing w:after="120" w:line="360" w:lineRule="atLeast"/>
    </w:pPr>
    <w:rPr>
      <w:color w:val="FFFFFF"/>
      <w:sz w:val="32"/>
    </w:rPr>
  </w:style>
  <w:style w:type="paragraph" w:customStyle="1" w:styleId="Table-ListBullet">
    <w:name w:val="Table - List Bullet"/>
    <w:basedOn w:val="Table"/>
    <w:uiPriority w:val="4"/>
    <w:rsid w:val="004952FD"/>
    <w:pPr>
      <w:numPr>
        <w:numId w:val="12"/>
      </w:numPr>
    </w:pPr>
  </w:style>
  <w:style w:type="table" w:customStyle="1" w:styleId="Blank">
    <w:name w:val="Blank"/>
    <w:basedOn w:val="TableNormal"/>
    <w:uiPriority w:val="99"/>
    <w:rsid w:val="00C536BE"/>
    <w:tblPr>
      <w:tblCellMar>
        <w:left w:w="0" w:type="dxa"/>
        <w:right w:w="0" w:type="dxa"/>
      </w:tblCellMar>
    </w:tblPr>
  </w:style>
  <w:style w:type="paragraph" w:customStyle="1" w:styleId="Cover-Date">
    <w:name w:val="Cover - Date"/>
    <w:basedOn w:val="Normal"/>
    <w:uiPriority w:val="10"/>
    <w:rsid w:val="008403A1"/>
    <w:pPr>
      <w:spacing w:after="0" w:line="240" w:lineRule="atLeast"/>
    </w:pPr>
    <w:rPr>
      <w:color w:val="FFFFFF"/>
      <w:sz w:val="20"/>
    </w:rPr>
  </w:style>
  <w:style w:type="paragraph" w:customStyle="1" w:styleId="Back-Text">
    <w:name w:val="Back - Text"/>
    <w:basedOn w:val="Normal"/>
    <w:uiPriority w:val="11"/>
    <w:semiHidden/>
    <w:rsid w:val="007E0B45"/>
    <w:pPr>
      <w:spacing w:after="120"/>
    </w:pPr>
  </w:style>
  <w:style w:type="paragraph" w:customStyle="1" w:styleId="Back-Address">
    <w:name w:val="Back - Address"/>
    <w:basedOn w:val="Normal"/>
    <w:uiPriority w:val="11"/>
    <w:semiHidden/>
    <w:rsid w:val="007E0B45"/>
    <w:pPr>
      <w:spacing w:after="120"/>
    </w:pPr>
  </w:style>
  <w:style w:type="paragraph" w:customStyle="1" w:styleId="Disclaimer">
    <w:name w:val="Disclaimer"/>
    <w:basedOn w:val="Normal"/>
    <w:uiPriority w:val="11"/>
    <w:semiHidden/>
    <w:rsid w:val="00C91C55"/>
    <w:pPr>
      <w:spacing w:after="120"/>
    </w:pPr>
  </w:style>
  <w:style w:type="paragraph" w:customStyle="1" w:styleId="Back-Copyright">
    <w:name w:val="Back - Copyright"/>
    <w:basedOn w:val="Normal"/>
    <w:uiPriority w:val="11"/>
    <w:semiHidden/>
    <w:rsid w:val="007E0B45"/>
    <w:pPr>
      <w:spacing w:after="120"/>
    </w:pPr>
  </w:style>
  <w:style w:type="paragraph" w:customStyle="1" w:styleId="FactBox">
    <w:name w:val="Fact Box"/>
    <w:basedOn w:val="Normal"/>
    <w:uiPriority w:val="5"/>
    <w:semiHidden/>
    <w:rsid w:val="008E7557"/>
    <w:pPr>
      <w:spacing w:after="120" w:line="180" w:lineRule="atLeast"/>
      <w:ind w:left="170" w:right="170"/>
    </w:pPr>
    <w:rPr>
      <w:color w:val="56A0D3" w:themeColor="accent2"/>
      <w:sz w:val="12"/>
    </w:rPr>
  </w:style>
  <w:style w:type="paragraph" w:customStyle="1" w:styleId="FactBox-Text">
    <w:name w:val="Fact Box - Text"/>
    <w:basedOn w:val="FactBox"/>
    <w:uiPriority w:val="5"/>
    <w:rsid w:val="008E7557"/>
  </w:style>
  <w:style w:type="paragraph" w:customStyle="1" w:styleId="FactBox-Heading">
    <w:name w:val="Fact Box - Heading"/>
    <w:basedOn w:val="FactBox"/>
    <w:next w:val="FactBox-Text"/>
    <w:uiPriority w:val="5"/>
    <w:rsid w:val="008E7557"/>
    <w:pPr>
      <w:spacing w:line="240" w:lineRule="atLeast"/>
    </w:pPr>
    <w:rPr>
      <w:sz w:val="24"/>
    </w:rPr>
  </w:style>
  <w:style w:type="paragraph" w:customStyle="1" w:styleId="FactBox-ListBullet">
    <w:name w:val="Fact Box - List Bullet"/>
    <w:basedOn w:val="FactBox"/>
    <w:uiPriority w:val="5"/>
    <w:rsid w:val="008E7557"/>
    <w:pPr>
      <w:numPr>
        <w:numId w:val="14"/>
      </w:numPr>
      <w:ind w:right="0"/>
    </w:pPr>
  </w:style>
  <w:style w:type="paragraph" w:customStyle="1" w:styleId="Footer-PageNumber">
    <w:name w:val="Footer - Page Number"/>
    <w:basedOn w:val="Footer"/>
    <w:next w:val="Footer"/>
    <w:uiPriority w:val="13"/>
    <w:semiHidden/>
    <w:rsid w:val="00A829C9"/>
    <w:pPr>
      <w:spacing w:line="160" w:lineRule="atLeast"/>
    </w:pPr>
    <w:rPr>
      <w:rFonts w:ascii="Red Hat Display Medium" w:hAnsi="Red Hat Display Medium"/>
      <w:sz w:val="12"/>
    </w:rPr>
  </w:style>
  <w:style w:type="paragraph" w:customStyle="1" w:styleId="IntroText">
    <w:name w:val="Intro Text"/>
    <w:basedOn w:val="Normal"/>
    <w:next w:val="Normal"/>
    <w:uiPriority w:val="12"/>
    <w:semiHidden/>
    <w:rsid w:val="001A576D"/>
    <w:pPr>
      <w:spacing w:after="120"/>
    </w:pPr>
    <w:rPr>
      <w:sz w:val="28"/>
    </w:rPr>
  </w:style>
  <w:style w:type="paragraph" w:customStyle="1" w:styleId="AppendixHeading">
    <w:name w:val="Appendix Heading"/>
    <w:basedOn w:val="Heading1"/>
    <w:next w:val="Normal"/>
    <w:uiPriority w:val="9"/>
    <w:semiHidden/>
    <w:rsid w:val="00C536BE"/>
    <w:pPr>
      <w:framePr w:wrap="around" w:hAnchor="text"/>
      <w:numPr>
        <w:numId w:val="3"/>
      </w:numPr>
      <w:spacing w:line="380" w:lineRule="atLeast"/>
      <w:outlineLvl w:val="8"/>
    </w:pPr>
    <w:rPr>
      <w:sz w:val="34"/>
    </w:rPr>
  </w:style>
  <w:style w:type="paragraph" w:customStyle="1" w:styleId="Quote-Large">
    <w:name w:val="Quote - Large"/>
    <w:basedOn w:val="Normal"/>
    <w:next w:val="Normal"/>
    <w:uiPriority w:val="12"/>
    <w:semiHidden/>
    <w:rsid w:val="000B7B2A"/>
    <w:pPr>
      <w:framePr w:w="9639" w:h="1701" w:vSpace="284" w:wrap="around" w:hAnchor="text" w:y="1"/>
      <w:suppressAutoHyphens/>
      <w:spacing w:after="120" w:line="320" w:lineRule="atLeast"/>
    </w:pPr>
    <w:rPr>
      <w:sz w:val="28"/>
    </w:rPr>
  </w:style>
  <w:style w:type="paragraph" w:customStyle="1" w:styleId="ListAlphabet">
    <w:name w:val="List Alphabet"/>
    <w:basedOn w:val="Normal"/>
    <w:uiPriority w:val="2"/>
    <w:semiHidden/>
    <w:rsid w:val="00C536BE"/>
    <w:pPr>
      <w:numPr>
        <w:numId w:val="4"/>
      </w:numPr>
      <w:spacing w:after="0"/>
    </w:pPr>
  </w:style>
  <w:style w:type="paragraph" w:customStyle="1" w:styleId="ListAlphabet2">
    <w:name w:val="List Alphabet 2"/>
    <w:basedOn w:val="Normal"/>
    <w:uiPriority w:val="2"/>
    <w:semiHidden/>
    <w:rsid w:val="00C536BE"/>
    <w:pPr>
      <w:spacing w:after="0"/>
    </w:pPr>
  </w:style>
  <w:style w:type="paragraph" w:customStyle="1" w:styleId="ListAlphabet3">
    <w:name w:val="List Alphabet 3"/>
    <w:basedOn w:val="Normal"/>
    <w:uiPriority w:val="2"/>
    <w:semiHidden/>
    <w:rsid w:val="00C536BE"/>
    <w:pPr>
      <w:spacing w:after="0"/>
    </w:pPr>
  </w:style>
  <w:style w:type="paragraph" w:customStyle="1" w:styleId="FactBox-ListNumber">
    <w:name w:val="Fact Box - List Number"/>
    <w:basedOn w:val="FactBox"/>
    <w:uiPriority w:val="5"/>
    <w:rsid w:val="008E7557"/>
    <w:pPr>
      <w:numPr>
        <w:numId w:val="15"/>
      </w:numPr>
    </w:pPr>
  </w:style>
  <w:style w:type="paragraph" w:customStyle="1" w:styleId="Table-ListNumber">
    <w:name w:val="Table - List Number"/>
    <w:basedOn w:val="Table"/>
    <w:uiPriority w:val="4"/>
    <w:rsid w:val="004952FD"/>
    <w:pPr>
      <w:numPr>
        <w:numId w:val="13"/>
      </w:numPr>
    </w:pPr>
  </w:style>
  <w:style w:type="table" w:styleId="ColorfulGrid">
    <w:name w:val="Colorful Grid"/>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4E8FF" w:themeFill="accent1" w:themeFillTint="33"/>
    </w:tcPr>
    <w:tblStylePr w:type="firstRow">
      <w:rPr>
        <w:b/>
        <w:bCs/>
      </w:rPr>
      <w:tblPr/>
      <w:tcPr>
        <w:shd w:val="clear" w:color="auto" w:fill="49D2FF" w:themeFill="accent1" w:themeFillTint="66"/>
      </w:tcPr>
    </w:tblStylePr>
    <w:tblStylePr w:type="lastRow">
      <w:rPr>
        <w:b/>
        <w:bCs/>
        <w:color w:val="000000" w:themeColor="text1"/>
      </w:rPr>
      <w:tblPr/>
      <w:tcPr>
        <w:shd w:val="clear" w:color="auto" w:fill="49D2FF" w:themeFill="accent1" w:themeFillTint="66"/>
      </w:tcPr>
    </w:tblStylePr>
    <w:tblStylePr w:type="firstCol">
      <w:rPr>
        <w:color w:val="FFFFFF" w:themeColor="background1"/>
      </w:rPr>
      <w:tblPr/>
      <w:tcPr>
        <w:shd w:val="clear" w:color="auto" w:fill="00202A" w:themeFill="accent1" w:themeFillShade="BF"/>
      </w:tcPr>
    </w:tblStylePr>
    <w:tblStylePr w:type="lastCol">
      <w:rPr>
        <w:color w:val="FFFFFF" w:themeColor="background1"/>
      </w:rPr>
      <w:tblPr/>
      <w:tcPr>
        <w:shd w:val="clear" w:color="auto" w:fill="00202A" w:themeFill="accent1" w:themeFillShade="BF"/>
      </w:tcPr>
    </w:tblStylePr>
    <w:tblStylePr w:type="band1Vert">
      <w:tblPr/>
      <w:tcPr>
        <w:shd w:val="clear" w:color="auto" w:fill="1DC7FF" w:themeFill="accent1" w:themeFillTint="7F"/>
      </w:tcPr>
    </w:tblStylePr>
    <w:tblStylePr w:type="band1Horz">
      <w:tblPr/>
      <w:tcPr>
        <w:shd w:val="clear" w:color="auto" w:fill="1DC7FF" w:themeFill="accent1" w:themeFillTint="7F"/>
      </w:tcPr>
    </w:tblStylePr>
  </w:style>
  <w:style w:type="table" w:styleId="ColorfulGrid-Accent2">
    <w:name w:val="Colorful Grid Accent 2"/>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DEBF6" w:themeFill="accent2" w:themeFillTint="33"/>
    </w:tcPr>
    <w:tblStylePr w:type="firstRow">
      <w:rPr>
        <w:b/>
        <w:bCs/>
      </w:rPr>
      <w:tblPr/>
      <w:tcPr>
        <w:shd w:val="clear" w:color="auto" w:fill="BBD8ED" w:themeFill="accent2" w:themeFillTint="66"/>
      </w:tcPr>
    </w:tblStylePr>
    <w:tblStylePr w:type="lastRow">
      <w:rPr>
        <w:b/>
        <w:bCs/>
        <w:color w:val="000000" w:themeColor="text1"/>
      </w:rPr>
      <w:tblPr/>
      <w:tcPr>
        <w:shd w:val="clear" w:color="auto" w:fill="BBD8ED" w:themeFill="accent2" w:themeFillTint="66"/>
      </w:tcPr>
    </w:tblStylePr>
    <w:tblStylePr w:type="firstCol">
      <w:rPr>
        <w:color w:val="FFFFFF" w:themeColor="background1"/>
      </w:rPr>
      <w:tblPr/>
      <w:tcPr>
        <w:shd w:val="clear" w:color="auto" w:fill="2E7AB0" w:themeFill="accent2" w:themeFillShade="BF"/>
      </w:tcPr>
    </w:tblStylePr>
    <w:tblStylePr w:type="lastCol">
      <w:rPr>
        <w:color w:val="FFFFFF" w:themeColor="background1"/>
      </w:rPr>
      <w:tblPr/>
      <w:tcPr>
        <w:shd w:val="clear" w:color="auto" w:fill="2E7AB0" w:themeFill="accent2" w:themeFillShade="BF"/>
      </w:tcPr>
    </w:tblStylePr>
    <w:tblStylePr w:type="band1Vert">
      <w:tblPr/>
      <w:tcPr>
        <w:shd w:val="clear" w:color="auto" w:fill="AACFE9" w:themeFill="accent2" w:themeFillTint="7F"/>
      </w:tcPr>
    </w:tblStylePr>
    <w:tblStylePr w:type="band1Horz">
      <w:tblPr/>
      <w:tcPr>
        <w:shd w:val="clear" w:color="auto" w:fill="AACFE9" w:themeFill="accent2" w:themeFillTint="7F"/>
      </w:tcPr>
    </w:tblStylePr>
  </w:style>
  <w:style w:type="table" w:styleId="ColorfulGrid-Accent3">
    <w:name w:val="Colorful Grid Accent 3"/>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4E4ED" w:themeFill="accent3" w:themeFillTint="33"/>
    </w:tcPr>
    <w:tblStylePr w:type="firstRow">
      <w:rPr>
        <w:b/>
        <w:bCs/>
      </w:rPr>
      <w:tblPr/>
      <w:tcPr>
        <w:shd w:val="clear" w:color="auto" w:fill="AAC9DC" w:themeFill="accent3" w:themeFillTint="66"/>
      </w:tcPr>
    </w:tblStylePr>
    <w:tblStylePr w:type="lastRow">
      <w:rPr>
        <w:b/>
        <w:bCs/>
        <w:color w:val="000000" w:themeColor="text1"/>
      </w:rPr>
      <w:tblPr/>
      <w:tcPr>
        <w:shd w:val="clear" w:color="auto" w:fill="AAC9DC" w:themeFill="accent3" w:themeFillTint="66"/>
      </w:tcPr>
    </w:tblStylePr>
    <w:tblStylePr w:type="firstCol">
      <w:rPr>
        <w:color w:val="FFFFFF" w:themeColor="background1"/>
      </w:rPr>
      <w:tblPr/>
      <w:tcPr>
        <w:shd w:val="clear" w:color="auto" w:fill="2E5871" w:themeFill="accent3" w:themeFillShade="BF"/>
      </w:tcPr>
    </w:tblStylePr>
    <w:tblStylePr w:type="lastCol">
      <w:rPr>
        <w:color w:val="FFFFFF" w:themeColor="background1"/>
      </w:rPr>
      <w:tblPr/>
      <w:tcPr>
        <w:shd w:val="clear" w:color="auto" w:fill="2E5871" w:themeFill="accent3" w:themeFillShade="BF"/>
      </w:tcPr>
    </w:tblStylePr>
    <w:tblStylePr w:type="band1Vert">
      <w:tblPr/>
      <w:tcPr>
        <w:shd w:val="clear" w:color="auto" w:fill="96BCD4" w:themeFill="accent3" w:themeFillTint="7F"/>
      </w:tcPr>
    </w:tblStylePr>
    <w:tblStylePr w:type="band1Horz">
      <w:tblPr/>
      <w:tcPr>
        <w:shd w:val="clear" w:color="auto" w:fill="96BCD4" w:themeFill="accent3" w:themeFillTint="7F"/>
      </w:tcPr>
    </w:tblStylePr>
  </w:style>
  <w:style w:type="table" w:styleId="ColorfulGrid-Accent4">
    <w:name w:val="Colorful Grid Accent 4"/>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EE4E6" w:themeFill="accent4" w:themeFillTint="33"/>
    </w:tcPr>
    <w:tblStylePr w:type="firstRow">
      <w:rPr>
        <w:b/>
        <w:bCs/>
      </w:rPr>
      <w:tblPr/>
      <w:tcPr>
        <w:shd w:val="clear" w:color="auto" w:fill="BECACD" w:themeFill="accent4" w:themeFillTint="66"/>
      </w:tcPr>
    </w:tblStylePr>
    <w:tblStylePr w:type="lastRow">
      <w:rPr>
        <w:b/>
        <w:bCs/>
        <w:color w:val="000000" w:themeColor="text1"/>
      </w:rPr>
      <w:tblPr/>
      <w:tcPr>
        <w:shd w:val="clear" w:color="auto" w:fill="BECACD" w:themeFill="accent4" w:themeFillTint="66"/>
      </w:tcPr>
    </w:tblStylePr>
    <w:tblStylePr w:type="firstCol">
      <w:rPr>
        <w:color w:val="FFFFFF" w:themeColor="background1"/>
      </w:rPr>
      <w:tblPr/>
      <w:tcPr>
        <w:shd w:val="clear" w:color="auto" w:fill="485A5F" w:themeFill="accent4" w:themeFillShade="BF"/>
      </w:tcPr>
    </w:tblStylePr>
    <w:tblStylePr w:type="lastCol">
      <w:rPr>
        <w:color w:val="FFFFFF" w:themeColor="background1"/>
      </w:rPr>
      <w:tblPr/>
      <w:tcPr>
        <w:shd w:val="clear" w:color="auto" w:fill="485A5F" w:themeFill="accent4" w:themeFillShade="BF"/>
      </w:tcPr>
    </w:tblStylePr>
    <w:tblStylePr w:type="band1Vert">
      <w:tblPr/>
      <w:tcPr>
        <w:shd w:val="clear" w:color="auto" w:fill="AEBDC1" w:themeFill="accent4" w:themeFillTint="7F"/>
      </w:tcPr>
    </w:tblStylePr>
    <w:tblStylePr w:type="band1Horz">
      <w:tblPr/>
      <w:tcPr>
        <w:shd w:val="clear" w:color="auto" w:fill="AEBDC1" w:themeFill="accent4" w:themeFillTint="7F"/>
      </w:tcPr>
    </w:tblStylePr>
  </w:style>
  <w:style w:type="table" w:styleId="ColorfulGrid-Accent5">
    <w:name w:val="Colorful Grid Accent 5"/>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7F6F3" w:themeFill="accent5" w:themeFillTint="33"/>
    </w:tcPr>
    <w:tblStylePr w:type="firstRow">
      <w:rPr>
        <w:b/>
        <w:bCs/>
      </w:rPr>
      <w:tblPr/>
      <w:tcPr>
        <w:shd w:val="clear" w:color="auto" w:fill="EFEDE8" w:themeFill="accent5" w:themeFillTint="66"/>
      </w:tcPr>
    </w:tblStylePr>
    <w:tblStylePr w:type="lastRow">
      <w:rPr>
        <w:b/>
        <w:bCs/>
        <w:color w:val="000000" w:themeColor="text1"/>
      </w:rPr>
      <w:tblPr/>
      <w:tcPr>
        <w:shd w:val="clear" w:color="auto" w:fill="EFEDE8" w:themeFill="accent5" w:themeFillTint="66"/>
      </w:tcPr>
    </w:tblStylePr>
    <w:tblStylePr w:type="firstCol">
      <w:rPr>
        <w:color w:val="FFFFFF" w:themeColor="background1"/>
      </w:rPr>
      <w:tblPr/>
      <w:tcPr>
        <w:shd w:val="clear" w:color="auto" w:fill="ADA289" w:themeFill="accent5" w:themeFillShade="BF"/>
      </w:tcPr>
    </w:tblStylePr>
    <w:tblStylePr w:type="lastCol">
      <w:rPr>
        <w:color w:val="FFFFFF" w:themeColor="background1"/>
      </w:rPr>
      <w:tblPr/>
      <w:tcPr>
        <w:shd w:val="clear" w:color="auto" w:fill="ADA289" w:themeFill="accent5" w:themeFillShade="BF"/>
      </w:tcPr>
    </w:tblStylePr>
    <w:tblStylePr w:type="band1Vert">
      <w:tblPr/>
      <w:tcPr>
        <w:shd w:val="clear" w:color="auto" w:fill="EBE9E3" w:themeFill="accent5" w:themeFillTint="7F"/>
      </w:tcPr>
    </w:tblStylePr>
    <w:tblStylePr w:type="band1Horz">
      <w:tblPr/>
      <w:tcPr>
        <w:shd w:val="clear" w:color="auto" w:fill="EBE9E3" w:themeFill="accent5" w:themeFillTint="7F"/>
      </w:tcPr>
    </w:tblStylePr>
  </w:style>
  <w:style w:type="table" w:styleId="ColorfulGrid-Accent6">
    <w:name w:val="Colorful Grid Accent 6"/>
    <w:basedOn w:val="TableNormal"/>
    <w:uiPriority w:val="99"/>
    <w:semiHidden/>
    <w:unhideWhenUsed/>
    <w:rsid w:val="00C536BE"/>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F9F8" w:themeFill="accent6" w:themeFillTint="33"/>
    </w:tcPr>
    <w:tblStylePr w:type="firstRow">
      <w:rPr>
        <w:b/>
        <w:bCs/>
      </w:rPr>
      <w:tblPr/>
      <w:tcPr>
        <w:shd w:val="clear" w:color="auto" w:fill="F1F3F2" w:themeFill="accent6" w:themeFillTint="66"/>
      </w:tcPr>
    </w:tblStylePr>
    <w:tblStylePr w:type="lastRow">
      <w:rPr>
        <w:b/>
        <w:bCs/>
        <w:color w:val="000000" w:themeColor="text1"/>
      </w:rPr>
      <w:tblPr/>
      <w:tcPr>
        <w:shd w:val="clear" w:color="auto" w:fill="F1F3F2" w:themeFill="accent6" w:themeFillTint="66"/>
      </w:tcPr>
    </w:tblStylePr>
    <w:tblStylePr w:type="firstCol">
      <w:rPr>
        <w:color w:val="FFFFFF" w:themeColor="background1"/>
      </w:rPr>
      <w:tblPr/>
      <w:tcPr>
        <w:shd w:val="clear" w:color="auto" w:fill="A2ADAA" w:themeFill="accent6" w:themeFillShade="BF"/>
      </w:tcPr>
    </w:tblStylePr>
    <w:tblStylePr w:type="lastCol">
      <w:rPr>
        <w:color w:val="FFFFFF" w:themeColor="background1"/>
      </w:rPr>
      <w:tblPr/>
      <w:tcPr>
        <w:shd w:val="clear" w:color="auto" w:fill="A2ADAA" w:themeFill="accent6" w:themeFillShade="BF"/>
      </w:tcPr>
    </w:tblStylePr>
    <w:tblStylePr w:type="band1Vert">
      <w:tblPr/>
      <w:tcPr>
        <w:shd w:val="clear" w:color="auto" w:fill="EEF0EF" w:themeFill="accent6" w:themeFillTint="7F"/>
      </w:tcPr>
    </w:tblStylePr>
    <w:tblStylePr w:type="band1Horz">
      <w:tblPr/>
      <w:tcPr>
        <w:shd w:val="clear" w:color="auto" w:fill="EEF0EF" w:themeFill="accent6" w:themeFillTint="7F"/>
      </w:tcPr>
    </w:tblStylePr>
  </w:style>
  <w:style w:type="table" w:styleId="ColorfulList">
    <w:name w:val="Colorful List"/>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182BC" w:themeFill="accent2" w:themeFillShade="CC"/>
      </w:tcPr>
    </w:tblStylePr>
    <w:tblStylePr w:type="lastRow">
      <w:rPr>
        <w:b/>
        <w:bCs/>
        <w:color w:val="3182B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D2F3FF" w:themeFill="accent1" w:themeFillTint="19"/>
    </w:tcPr>
    <w:tblStylePr w:type="firstRow">
      <w:rPr>
        <w:b/>
        <w:bCs/>
        <w:color w:val="FFFFFF" w:themeColor="background1"/>
      </w:rPr>
      <w:tblPr/>
      <w:tcPr>
        <w:tcBorders>
          <w:bottom w:val="single" w:sz="12" w:space="0" w:color="FFFFFF" w:themeColor="background1"/>
        </w:tcBorders>
        <w:shd w:val="clear" w:color="auto" w:fill="3182BC" w:themeFill="accent2" w:themeFillShade="CC"/>
      </w:tcPr>
    </w:tblStylePr>
    <w:tblStylePr w:type="lastRow">
      <w:rPr>
        <w:b/>
        <w:bCs/>
        <w:color w:val="3182B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8FE3FF" w:themeFill="accent1" w:themeFillTint="3F"/>
      </w:tcPr>
    </w:tblStylePr>
    <w:tblStylePr w:type="band1Horz">
      <w:tblPr/>
      <w:tcPr>
        <w:shd w:val="clear" w:color="auto" w:fill="A4E8FF" w:themeFill="accent1" w:themeFillTint="33"/>
      </w:tcPr>
    </w:tblStylePr>
  </w:style>
  <w:style w:type="table" w:styleId="ColorfulList-Accent2">
    <w:name w:val="Colorful List Accent 2"/>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182BC" w:themeFill="accent2" w:themeFillShade="CC"/>
      </w:tcPr>
    </w:tblStylePr>
    <w:tblStylePr w:type="lastRow">
      <w:rPr>
        <w:b/>
        <w:bCs/>
        <w:color w:val="3182B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7F4" w:themeFill="accent2" w:themeFillTint="3F"/>
      </w:tcPr>
    </w:tblStylePr>
    <w:tblStylePr w:type="band1Horz">
      <w:tblPr/>
      <w:tcPr>
        <w:shd w:val="clear" w:color="auto" w:fill="DDEBF6" w:themeFill="accent2" w:themeFillTint="33"/>
      </w:tcPr>
    </w:tblStylePr>
  </w:style>
  <w:style w:type="table" w:styleId="ColorfulList-Accent3">
    <w:name w:val="Colorful List Accent 3"/>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EAF1F6" w:themeFill="accent3" w:themeFillTint="19"/>
    </w:tcPr>
    <w:tblStylePr w:type="firstRow">
      <w:rPr>
        <w:b/>
        <w:bCs/>
        <w:color w:val="FFFFFF" w:themeColor="background1"/>
      </w:rPr>
      <w:tblPr/>
      <w:tcPr>
        <w:tcBorders>
          <w:bottom w:val="single" w:sz="12" w:space="0" w:color="FFFFFF" w:themeColor="background1"/>
        </w:tcBorders>
        <w:shd w:val="clear" w:color="auto" w:fill="4D6066" w:themeFill="accent4" w:themeFillShade="CC"/>
      </w:tcPr>
    </w:tblStylePr>
    <w:tblStylePr w:type="lastRow">
      <w:rPr>
        <w:b/>
        <w:bCs/>
        <w:color w:val="4D60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EE9" w:themeFill="accent3" w:themeFillTint="3F"/>
      </w:tcPr>
    </w:tblStylePr>
    <w:tblStylePr w:type="band1Horz">
      <w:tblPr/>
      <w:tcPr>
        <w:shd w:val="clear" w:color="auto" w:fill="D4E4ED" w:themeFill="accent3" w:themeFillTint="33"/>
      </w:tcPr>
    </w:tblStylePr>
  </w:style>
  <w:style w:type="table" w:styleId="ColorfulList-Accent4">
    <w:name w:val="Colorful List Accent 4"/>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EFF2F3" w:themeFill="accent4" w:themeFillTint="19"/>
    </w:tcPr>
    <w:tblStylePr w:type="firstRow">
      <w:rPr>
        <w:b/>
        <w:bCs/>
        <w:color w:val="FFFFFF" w:themeColor="background1"/>
      </w:rPr>
      <w:tblPr/>
      <w:tcPr>
        <w:tcBorders>
          <w:bottom w:val="single" w:sz="12" w:space="0" w:color="FFFFFF" w:themeColor="background1"/>
        </w:tcBorders>
        <w:shd w:val="clear" w:color="auto" w:fill="315E79" w:themeFill="accent3" w:themeFillShade="CC"/>
      </w:tcPr>
    </w:tblStylePr>
    <w:tblStylePr w:type="lastRow">
      <w:rPr>
        <w:b/>
        <w:bCs/>
        <w:color w:val="315E7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EE0" w:themeFill="accent4" w:themeFillTint="3F"/>
      </w:tcPr>
    </w:tblStylePr>
    <w:tblStylePr w:type="band1Horz">
      <w:tblPr/>
      <w:tcPr>
        <w:shd w:val="clear" w:color="auto" w:fill="DEE4E6" w:themeFill="accent4" w:themeFillTint="33"/>
      </w:tcPr>
    </w:tblStylePr>
  </w:style>
  <w:style w:type="table" w:styleId="ColorfulList-Accent5">
    <w:name w:val="Colorful List Accent 5"/>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FBFAF9" w:themeFill="accent5" w:themeFillTint="19"/>
    </w:tcPr>
    <w:tblStylePr w:type="firstRow">
      <w:rPr>
        <w:b/>
        <w:bCs/>
        <w:color w:val="FFFFFF" w:themeColor="background1"/>
      </w:rPr>
      <w:tblPr/>
      <w:tcPr>
        <w:tcBorders>
          <w:bottom w:val="single" w:sz="12" w:space="0" w:color="FFFFFF" w:themeColor="background1"/>
        </w:tcBorders>
        <w:shd w:val="clear" w:color="auto" w:fill="AEB8B5" w:themeFill="accent6" w:themeFillShade="CC"/>
      </w:tcPr>
    </w:tblStylePr>
    <w:tblStylePr w:type="lastRow">
      <w:rPr>
        <w:b/>
        <w:bCs/>
        <w:color w:val="AEB8B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4F1" w:themeFill="accent5" w:themeFillTint="3F"/>
      </w:tcPr>
    </w:tblStylePr>
    <w:tblStylePr w:type="band1Horz">
      <w:tblPr/>
      <w:tcPr>
        <w:shd w:val="clear" w:color="auto" w:fill="F7F6F3" w:themeFill="accent5" w:themeFillTint="33"/>
      </w:tcPr>
    </w:tblStylePr>
  </w:style>
  <w:style w:type="table" w:styleId="ColorfulList-Accent6">
    <w:name w:val="Colorful List Accent 6"/>
    <w:basedOn w:val="TableNormal"/>
    <w:uiPriority w:val="99"/>
    <w:semiHidden/>
    <w:unhideWhenUsed/>
    <w:rsid w:val="00C536BE"/>
    <w:pPr>
      <w:spacing w:line="240" w:lineRule="auto"/>
    </w:pPr>
    <w:rPr>
      <w:color w:val="000000" w:themeColor="text1"/>
    </w:rPr>
    <w:tblPr>
      <w:tblStyleRowBandSize w:val="1"/>
      <w:tblStyleColBandSize w:val="1"/>
    </w:tblPr>
    <w:tcPr>
      <w:shd w:val="clear" w:color="auto" w:fill="FBFCFB" w:themeFill="accent6" w:themeFillTint="19"/>
    </w:tcPr>
    <w:tblStylePr w:type="firstRow">
      <w:rPr>
        <w:b/>
        <w:bCs/>
        <w:color w:val="FFFFFF" w:themeColor="background1"/>
      </w:rPr>
      <w:tblPr/>
      <w:tcPr>
        <w:tcBorders>
          <w:bottom w:val="single" w:sz="12" w:space="0" w:color="FFFFFF" w:themeColor="background1"/>
        </w:tcBorders>
        <w:shd w:val="clear" w:color="auto" w:fill="B6AC96" w:themeFill="accent5" w:themeFillShade="CC"/>
      </w:tcPr>
    </w:tblStylePr>
    <w:tblStylePr w:type="lastRow">
      <w:rPr>
        <w:b/>
        <w:bCs/>
        <w:color w:val="B6AC9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7F7" w:themeFill="accent6" w:themeFillTint="3F"/>
      </w:tcPr>
    </w:tblStylePr>
    <w:tblStylePr w:type="band1Horz">
      <w:tblPr/>
      <w:tcPr>
        <w:shd w:val="clear" w:color="auto" w:fill="F8F9F8" w:themeFill="accent6" w:themeFillTint="33"/>
      </w:tcPr>
    </w:tblStylePr>
  </w:style>
  <w:style w:type="table" w:styleId="ColorfulShading">
    <w:name w:val="Colorful Shading"/>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56A0D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6A0D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56A0D3" w:themeColor="accent2"/>
        <w:left w:val="single" w:sz="4" w:space="0" w:color="002B39" w:themeColor="accent1"/>
        <w:bottom w:val="single" w:sz="4" w:space="0" w:color="002B39" w:themeColor="accent1"/>
        <w:right w:val="single" w:sz="4" w:space="0" w:color="002B39" w:themeColor="accent1"/>
        <w:insideH w:val="single" w:sz="4" w:space="0" w:color="FFFFFF" w:themeColor="background1"/>
        <w:insideV w:val="single" w:sz="4" w:space="0" w:color="FFFFFF" w:themeColor="background1"/>
      </w:tblBorders>
    </w:tblPr>
    <w:tcPr>
      <w:shd w:val="clear" w:color="auto" w:fill="D2F3FF" w:themeFill="accent1" w:themeFillTint="19"/>
    </w:tcPr>
    <w:tblStylePr w:type="firstRow">
      <w:rPr>
        <w:b/>
        <w:bCs/>
      </w:rPr>
      <w:tblPr/>
      <w:tcPr>
        <w:tcBorders>
          <w:top w:val="nil"/>
          <w:left w:val="nil"/>
          <w:bottom w:val="single" w:sz="24" w:space="0" w:color="56A0D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922" w:themeFill="accent1" w:themeFillShade="99"/>
      </w:tcPr>
    </w:tblStylePr>
    <w:tblStylePr w:type="firstCol">
      <w:rPr>
        <w:color w:val="FFFFFF" w:themeColor="background1"/>
      </w:rPr>
      <w:tblPr/>
      <w:tcPr>
        <w:tcBorders>
          <w:top w:val="nil"/>
          <w:left w:val="nil"/>
          <w:bottom w:val="nil"/>
          <w:right w:val="nil"/>
          <w:insideH w:val="single" w:sz="4" w:space="0" w:color="001922" w:themeColor="accent1" w:themeShade="99"/>
          <w:insideV w:val="nil"/>
        </w:tcBorders>
        <w:shd w:val="clear" w:color="auto" w:fill="0019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922" w:themeFill="accent1" w:themeFillShade="99"/>
      </w:tcPr>
    </w:tblStylePr>
    <w:tblStylePr w:type="band1Vert">
      <w:tblPr/>
      <w:tcPr>
        <w:shd w:val="clear" w:color="auto" w:fill="49D2FF" w:themeFill="accent1" w:themeFillTint="66"/>
      </w:tcPr>
    </w:tblStylePr>
    <w:tblStylePr w:type="band1Horz">
      <w:tblPr/>
      <w:tcPr>
        <w:shd w:val="clear" w:color="auto" w:fill="1DC7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56A0D3" w:themeColor="accent2"/>
        <w:left w:val="single" w:sz="4" w:space="0" w:color="56A0D3" w:themeColor="accent2"/>
        <w:bottom w:val="single" w:sz="4" w:space="0" w:color="56A0D3" w:themeColor="accent2"/>
        <w:right w:val="single" w:sz="4" w:space="0" w:color="56A0D3"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6A0D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628D" w:themeFill="accent2" w:themeFillShade="99"/>
      </w:tcPr>
    </w:tblStylePr>
    <w:tblStylePr w:type="firstCol">
      <w:rPr>
        <w:color w:val="FFFFFF" w:themeColor="background1"/>
      </w:rPr>
      <w:tblPr/>
      <w:tcPr>
        <w:tcBorders>
          <w:top w:val="nil"/>
          <w:left w:val="nil"/>
          <w:bottom w:val="nil"/>
          <w:right w:val="nil"/>
          <w:insideH w:val="single" w:sz="4" w:space="0" w:color="24628D" w:themeColor="accent2" w:themeShade="99"/>
          <w:insideV w:val="nil"/>
        </w:tcBorders>
        <w:shd w:val="clear" w:color="auto" w:fill="24628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4628D" w:themeFill="accent2" w:themeFillShade="99"/>
      </w:tcPr>
    </w:tblStylePr>
    <w:tblStylePr w:type="band1Vert">
      <w:tblPr/>
      <w:tcPr>
        <w:shd w:val="clear" w:color="auto" w:fill="BBD8ED" w:themeFill="accent2" w:themeFillTint="66"/>
      </w:tcPr>
    </w:tblStylePr>
    <w:tblStylePr w:type="band1Horz">
      <w:tblPr/>
      <w:tcPr>
        <w:shd w:val="clear" w:color="auto" w:fill="AACF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617980" w:themeColor="accent4"/>
        <w:left w:val="single" w:sz="4" w:space="0" w:color="3E7698" w:themeColor="accent3"/>
        <w:bottom w:val="single" w:sz="4" w:space="0" w:color="3E7698" w:themeColor="accent3"/>
        <w:right w:val="single" w:sz="4" w:space="0" w:color="3E7698" w:themeColor="accent3"/>
        <w:insideH w:val="single" w:sz="4" w:space="0" w:color="FFFFFF" w:themeColor="background1"/>
        <w:insideV w:val="single" w:sz="4" w:space="0" w:color="FFFFFF" w:themeColor="background1"/>
      </w:tblBorders>
    </w:tblPr>
    <w:tcPr>
      <w:shd w:val="clear" w:color="auto" w:fill="EAF1F6" w:themeFill="accent3" w:themeFillTint="19"/>
    </w:tcPr>
    <w:tblStylePr w:type="firstRow">
      <w:rPr>
        <w:b/>
        <w:bCs/>
      </w:rPr>
      <w:tblPr/>
      <w:tcPr>
        <w:tcBorders>
          <w:top w:val="nil"/>
          <w:left w:val="nil"/>
          <w:bottom w:val="single" w:sz="24" w:space="0" w:color="6179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465B" w:themeFill="accent3" w:themeFillShade="99"/>
      </w:tcPr>
    </w:tblStylePr>
    <w:tblStylePr w:type="firstCol">
      <w:rPr>
        <w:color w:val="FFFFFF" w:themeColor="background1"/>
      </w:rPr>
      <w:tblPr/>
      <w:tcPr>
        <w:tcBorders>
          <w:top w:val="nil"/>
          <w:left w:val="nil"/>
          <w:bottom w:val="nil"/>
          <w:right w:val="nil"/>
          <w:insideH w:val="single" w:sz="4" w:space="0" w:color="25465B" w:themeColor="accent3" w:themeShade="99"/>
          <w:insideV w:val="nil"/>
        </w:tcBorders>
        <w:shd w:val="clear" w:color="auto" w:fill="25465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5465B" w:themeFill="accent3" w:themeFillShade="99"/>
      </w:tcPr>
    </w:tblStylePr>
    <w:tblStylePr w:type="band1Vert">
      <w:tblPr/>
      <w:tcPr>
        <w:shd w:val="clear" w:color="auto" w:fill="AAC9DC" w:themeFill="accent3" w:themeFillTint="66"/>
      </w:tcPr>
    </w:tblStylePr>
    <w:tblStylePr w:type="band1Horz">
      <w:tblPr/>
      <w:tcPr>
        <w:shd w:val="clear" w:color="auto" w:fill="96BCD4" w:themeFill="accent3" w:themeFillTint="7F"/>
      </w:tcPr>
    </w:tblStylePr>
  </w:style>
  <w:style w:type="table" w:styleId="ColorfulShading-Accent4">
    <w:name w:val="Colorful Shading Accent 4"/>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3E7698" w:themeColor="accent3"/>
        <w:left w:val="single" w:sz="4" w:space="0" w:color="617980" w:themeColor="accent4"/>
        <w:bottom w:val="single" w:sz="4" w:space="0" w:color="617980" w:themeColor="accent4"/>
        <w:right w:val="single" w:sz="4" w:space="0" w:color="617980" w:themeColor="accent4"/>
        <w:insideH w:val="single" w:sz="4" w:space="0" w:color="FFFFFF" w:themeColor="background1"/>
        <w:insideV w:val="single" w:sz="4" w:space="0" w:color="FFFFFF" w:themeColor="background1"/>
      </w:tblBorders>
    </w:tblPr>
    <w:tcPr>
      <w:shd w:val="clear" w:color="auto" w:fill="EFF2F3" w:themeFill="accent4" w:themeFillTint="19"/>
    </w:tcPr>
    <w:tblStylePr w:type="firstRow">
      <w:rPr>
        <w:b/>
        <w:bCs/>
      </w:rPr>
      <w:tblPr/>
      <w:tcPr>
        <w:tcBorders>
          <w:top w:val="nil"/>
          <w:left w:val="nil"/>
          <w:bottom w:val="single" w:sz="24" w:space="0" w:color="3E769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484C" w:themeFill="accent4" w:themeFillShade="99"/>
      </w:tcPr>
    </w:tblStylePr>
    <w:tblStylePr w:type="firstCol">
      <w:rPr>
        <w:color w:val="FFFFFF" w:themeColor="background1"/>
      </w:rPr>
      <w:tblPr/>
      <w:tcPr>
        <w:tcBorders>
          <w:top w:val="nil"/>
          <w:left w:val="nil"/>
          <w:bottom w:val="nil"/>
          <w:right w:val="nil"/>
          <w:insideH w:val="single" w:sz="4" w:space="0" w:color="3A484C" w:themeColor="accent4" w:themeShade="99"/>
          <w:insideV w:val="nil"/>
        </w:tcBorders>
        <w:shd w:val="clear" w:color="auto" w:fill="3A48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484C" w:themeFill="accent4" w:themeFillShade="99"/>
      </w:tcPr>
    </w:tblStylePr>
    <w:tblStylePr w:type="band1Vert">
      <w:tblPr/>
      <w:tcPr>
        <w:shd w:val="clear" w:color="auto" w:fill="BECACD" w:themeFill="accent4" w:themeFillTint="66"/>
      </w:tcPr>
    </w:tblStylePr>
    <w:tblStylePr w:type="band1Horz">
      <w:tblPr/>
      <w:tcPr>
        <w:shd w:val="clear" w:color="auto" w:fill="AEBD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DEE2E1" w:themeColor="accent6"/>
        <w:left w:val="single" w:sz="4" w:space="0" w:color="D8D3C7" w:themeColor="accent5"/>
        <w:bottom w:val="single" w:sz="4" w:space="0" w:color="D8D3C7" w:themeColor="accent5"/>
        <w:right w:val="single" w:sz="4" w:space="0" w:color="D8D3C7" w:themeColor="accent5"/>
        <w:insideH w:val="single" w:sz="4" w:space="0" w:color="FFFFFF" w:themeColor="background1"/>
        <w:insideV w:val="single" w:sz="4" w:space="0" w:color="FFFFFF" w:themeColor="background1"/>
      </w:tblBorders>
    </w:tblPr>
    <w:tcPr>
      <w:shd w:val="clear" w:color="auto" w:fill="FBFAF9" w:themeFill="accent5" w:themeFillTint="19"/>
    </w:tcPr>
    <w:tblStylePr w:type="firstRow">
      <w:rPr>
        <w:b/>
        <w:bCs/>
      </w:rPr>
      <w:tblPr/>
      <w:tcPr>
        <w:tcBorders>
          <w:top w:val="nil"/>
          <w:left w:val="nil"/>
          <w:bottom w:val="single" w:sz="24" w:space="0" w:color="DEE2E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8566" w:themeFill="accent5" w:themeFillShade="99"/>
      </w:tcPr>
    </w:tblStylePr>
    <w:tblStylePr w:type="firstCol">
      <w:rPr>
        <w:color w:val="FFFFFF" w:themeColor="background1"/>
      </w:rPr>
      <w:tblPr/>
      <w:tcPr>
        <w:tcBorders>
          <w:top w:val="nil"/>
          <w:left w:val="nil"/>
          <w:bottom w:val="nil"/>
          <w:right w:val="nil"/>
          <w:insideH w:val="single" w:sz="4" w:space="0" w:color="928566" w:themeColor="accent5" w:themeShade="99"/>
          <w:insideV w:val="nil"/>
        </w:tcBorders>
        <w:shd w:val="clear" w:color="auto" w:fill="92856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28566" w:themeFill="accent5" w:themeFillShade="99"/>
      </w:tcPr>
    </w:tblStylePr>
    <w:tblStylePr w:type="band1Vert">
      <w:tblPr/>
      <w:tcPr>
        <w:shd w:val="clear" w:color="auto" w:fill="EFEDE8" w:themeFill="accent5" w:themeFillTint="66"/>
      </w:tcPr>
    </w:tblStylePr>
    <w:tblStylePr w:type="band1Horz">
      <w:tblPr/>
      <w:tcPr>
        <w:shd w:val="clear" w:color="auto" w:fill="EBE9E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C536BE"/>
    <w:pPr>
      <w:spacing w:line="240" w:lineRule="auto"/>
    </w:pPr>
    <w:rPr>
      <w:color w:val="000000" w:themeColor="text1"/>
    </w:rPr>
    <w:tblPr>
      <w:tblStyleRowBandSize w:val="1"/>
      <w:tblStyleColBandSize w:val="1"/>
      <w:tblBorders>
        <w:top w:val="single" w:sz="24" w:space="0" w:color="D8D3C7" w:themeColor="accent5"/>
        <w:left w:val="single" w:sz="4" w:space="0" w:color="DEE2E1" w:themeColor="accent6"/>
        <w:bottom w:val="single" w:sz="4" w:space="0" w:color="DEE2E1" w:themeColor="accent6"/>
        <w:right w:val="single" w:sz="4" w:space="0" w:color="DEE2E1" w:themeColor="accent6"/>
        <w:insideH w:val="single" w:sz="4" w:space="0" w:color="FFFFFF" w:themeColor="background1"/>
        <w:insideV w:val="single" w:sz="4" w:space="0" w:color="FFFFFF" w:themeColor="background1"/>
      </w:tblBorders>
    </w:tblPr>
    <w:tcPr>
      <w:shd w:val="clear" w:color="auto" w:fill="FBFCFB" w:themeFill="accent6" w:themeFillTint="19"/>
    </w:tcPr>
    <w:tblStylePr w:type="firstRow">
      <w:rPr>
        <w:b/>
        <w:bCs/>
      </w:rPr>
      <w:tblPr/>
      <w:tcPr>
        <w:tcBorders>
          <w:top w:val="nil"/>
          <w:left w:val="nil"/>
          <w:bottom w:val="single" w:sz="24" w:space="0" w:color="D8D3C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8E8A" w:themeFill="accent6" w:themeFillShade="99"/>
      </w:tcPr>
    </w:tblStylePr>
    <w:tblStylePr w:type="firstCol">
      <w:rPr>
        <w:color w:val="FFFFFF" w:themeColor="background1"/>
      </w:rPr>
      <w:tblPr/>
      <w:tcPr>
        <w:tcBorders>
          <w:top w:val="nil"/>
          <w:left w:val="nil"/>
          <w:bottom w:val="nil"/>
          <w:right w:val="nil"/>
          <w:insideH w:val="single" w:sz="4" w:space="0" w:color="7E8E8A" w:themeColor="accent6" w:themeShade="99"/>
          <w:insideV w:val="nil"/>
        </w:tcBorders>
        <w:shd w:val="clear" w:color="auto" w:fill="7E8E8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E8E8A" w:themeFill="accent6" w:themeFillShade="99"/>
      </w:tcPr>
    </w:tblStylePr>
    <w:tblStylePr w:type="band1Vert">
      <w:tblPr/>
      <w:tcPr>
        <w:shd w:val="clear" w:color="auto" w:fill="F1F3F2" w:themeFill="accent6" w:themeFillTint="66"/>
      </w:tcPr>
    </w:tblStylePr>
    <w:tblStylePr w:type="band1Horz">
      <w:tblPr/>
      <w:tcPr>
        <w:shd w:val="clear" w:color="auto" w:fill="EEF0E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002B3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5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02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02A" w:themeFill="accent1" w:themeFillShade="BF"/>
      </w:tcPr>
    </w:tblStylePr>
    <w:tblStylePr w:type="band1Vert">
      <w:tblPr/>
      <w:tcPr>
        <w:tcBorders>
          <w:top w:val="nil"/>
          <w:left w:val="nil"/>
          <w:bottom w:val="nil"/>
          <w:right w:val="nil"/>
          <w:insideH w:val="nil"/>
          <w:insideV w:val="nil"/>
        </w:tcBorders>
        <w:shd w:val="clear" w:color="auto" w:fill="00202A" w:themeFill="accent1" w:themeFillShade="BF"/>
      </w:tcPr>
    </w:tblStylePr>
    <w:tblStylePr w:type="band1Horz">
      <w:tblPr/>
      <w:tcPr>
        <w:tcBorders>
          <w:top w:val="nil"/>
          <w:left w:val="nil"/>
          <w:bottom w:val="nil"/>
          <w:right w:val="nil"/>
          <w:insideH w:val="nil"/>
          <w:insideV w:val="nil"/>
        </w:tcBorders>
        <w:shd w:val="clear" w:color="auto" w:fill="00202A" w:themeFill="accent1" w:themeFillShade="BF"/>
      </w:tcPr>
    </w:tblStylePr>
  </w:style>
  <w:style w:type="table" w:styleId="DarkList-Accent2">
    <w:name w:val="Dark List Accent 2"/>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56A0D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517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E7AB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E7AB0" w:themeFill="accent2" w:themeFillShade="BF"/>
      </w:tcPr>
    </w:tblStylePr>
    <w:tblStylePr w:type="band1Vert">
      <w:tblPr/>
      <w:tcPr>
        <w:tcBorders>
          <w:top w:val="nil"/>
          <w:left w:val="nil"/>
          <w:bottom w:val="nil"/>
          <w:right w:val="nil"/>
          <w:insideH w:val="nil"/>
          <w:insideV w:val="nil"/>
        </w:tcBorders>
        <w:shd w:val="clear" w:color="auto" w:fill="2E7AB0" w:themeFill="accent2" w:themeFillShade="BF"/>
      </w:tcPr>
    </w:tblStylePr>
    <w:tblStylePr w:type="band1Horz">
      <w:tblPr/>
      <w:tcPr>
        <w:tcBorders>
          <w:top w:val="nil"/>
          <w:left w:val="nil"/>
          <w:bottom w:val="nil"/>
          <w:right w:val="nil"/>
          <w:insideH w:val="nil"/>
          <w:insideV w:val="nil"/>
        </w:tcBorders>
        <w:shd w:val="clear" w:color="auto" w:fill="2E7AB0" w:themeFill="accent2" w:themeFillShade="BF"/>
      </w:tcPr>
    </w:tblStylePr>
  </w:style>
  <w:style w:type="table" w:styleId="DarkList-Accent3">
    <w:name w:val="Dark List Accent 3"/>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3E769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3A4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E587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E5871" w:themeFill="accent3" w:themeFillShade="BF"/>
      </w:tcPr>
    </w:tblStylePr>
    <w:tblStylePr w:type="band1Vert">
      <w:tblPr/>
      <w:tcPr>
        <w:tcBorders>
          <w:top w:val="nil"/>
          <w:left w:val="nil"/>
          <w:bottom w:val="nil"/>
          <w:right w:val="nil"/>
          <w:insideH w:val="nil"/>
          <w:insideV w:val="nil"/>
        </w:tcBorders>
        <w:shd w:val="clear" w:color="auto" w:fill="2E5871" w:themeFill="accent3" w:themeFillShade="BF"/>
      </w:tcPr>
    </w:tblStylePr>
    <w:tblStylePr w:type="band1Horz">
      <w:tblPr/>
      <w:tcPr>
        <w:tcBorders>
          <w:top w:val="nil"/>
          <w:left w:val="nil"/>
          <w:bottom w:val="nil"/>
          <w:right w:val="nil"/>
          <w:insideH w:val="nil"/>
          <w:insideV w:val="nil"/>
        </w:tcBorders>
        <w:shd w:val="clear" w:color="auto" w:fill="2E5871" w:themeFill="accent3" w:themeFillShade="BF"/>
      </w:tcPr>
    </w:tblStylePr>
  </w:style>
  <w:style w:type="table" w:styleId="DarkList-Accent4">
    <w:name w:val="Dark List Accent 4"/>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6179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3C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85A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85A5F" w:themeFill="accent4" w:themeFillShade="BF"/>
      </w:tcPr>
    </w:tblStylePr>
    <w:tblStylePr w:type="band1Vert">
      <w:tblPr/>
      <w:tcPr>
        <w:tcBorders>
          <w:top w:val="nil"/>
          <w:left w:val="nil"/>
          <w:bottom w:val="nil"/>
          <w:right w:val="nil"/>
          <w:insideH w:val="nil"/>
          <w:insideV w:val="nil"/>
        </w:tcBorders>
        <w:shd w:val="clear" w:color="auto" w:fill="485A5F" w:themeFill="accent4" w:themeFillShade="BF"/>
      </w:tcPr>
    </w:tblStylePr>
    <w:tblStylePr w:type="band1Horz">
      <w:tblPr/>
      <w:tcPr>
        <w:tcBorders>
          <w:top w:val="nil"/>
          <w:left w:val="nil"/>
          <w:bottom w:val="nil"/>
          <w:right w:val="nil"/>
          <w:insideH w:val="nil"/>
          <w:insideV w:val="nil"/>
        </w:tcBorders>
        <w:shd w:val="clear" w:color="auto" w:fill="485A5F" w:themeFill="accent4" w:themeFillShade="BF"/>
      </w:tcPr>
    </w:tblStylePr>
  </w:style>
  <w:style w:type="table" w:styleId="DarkList-Accent5">
    <w:name w:val="Dark List Accent 5"/>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D8D3C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6E5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DA28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DA289" w:themeFill="accent5" w:themeFillShade="BF"/>
      </w:tcPr>
    </w:tblStylePr>
    <w:tblStylePr w:type="band1Vert">
      <w:tblPr/>
      <w:tcPr>
        <w:tcBorders>
          <w:top w:val="nil"/>
          <w:left w:val="nil"/>
          <w:bottom w:val="nil"/>
          <w:right w:val="nil"/>
          <w:insideH w:val="nil"/>
          <w:insideV w:val="nil"/>
        </w:tcBorders>
        <w:shd w:val="clear" w:color="auto" w:fill="ADA289" w:themeFill="accent5" w:themeFillShade="BF"/>
      </w:tcPr>
    </w:tblStylePr>
    <w:tblStylePr w:type="band1Horz">
      <w:tblPr/>
      <w:tcPr>
        <w:tcBorders>
          <w:top w:val="nil"/>
          <w:left w:val="nil"/>
          <w:bottom w:val="nil"/>
          <w:right w:val="nil"/>
          <w:insideH w:val="nil"/>
          <w:insideV w:val="nil"/>
        </w:tcBorders>
        <w:shd w:val="clear" w:color="auto" w:fill="ADA289" w:themeFill="accent5" w:themeFillShade="BF"/>
      </w:tcPr>
    </w:tblStylePr>
  </w:style>
  <w:style w:type="table" w:styleId="DarkList-Accent6">
    <w:name w:val="Dark List Accent 6"/>
    <w:basedOn w:val="TableNormal"/>
    <w:uiPriority w:val="99"/>
    <w:semiHidden/>
    <w:unhideWhenUsed/>
    <w:rsid w:val="00C536BE"/>
    <w:pPr>
      <w:spacing w:line="240" w:lineRule="auto"/>
    </w:pPr>
    <w:rPr>
      <w:color w:val="FFFFFF" w:themeColor="background1"/>
    </w:rPr>
    <w:tblPr>
      <w:tblStyleRowBandSize w:val="1"/>
      <w:tblStyleColBandSize w:val="1"/>
    </w:tblPr>
    <w:tcPr>
      <w:shd w:val="clear" w:color="auto" w:fill="DEE2E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8767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2ADA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2ADAA" w:themeFill="accent6" w:themeFillShade="BF"/>
      </w:tcPr>
    </w:tblStylePr>
    <w:tblStylePr w:type="band1Vert">
      <w:tblPr/>
      <w:tcPr>
        <w:tcBorders>
          <w:top w:val="nil"/>
          <w:left w:val="nil"/>
          <w:bottom w:val="nil"/>
          <w:right w:val="nil"/>
          <w:insideH w:val="nil"/>
          <w:insideV w:val="nil"/>
        </w:tcBorders>
        <w:shd w:val="clear" w:color="auto" w:fill="A2ADAA" w:themeFill="accent6" w:themeFillShade="BF"/>
      </w:tcPr>
    </w:tblStylePr>
    <w:tblStylePr w:type="band1Horz">
      <w:tblPr/>
      <w:tcPr>
        <w:tcBorders>
          <w:top w:val="nil"/>
          <w:left w:val="nil"/>
          <w:bottom w:val="nil"/>
          <w:right w:val="nil"/>
          <w:insideH w:val="nil"/>
          <w:insideV w:val="nil"/>
        </w:tcBorders>
        <w:shd w:val="clear" w:color="auto" w:fill="A2ADAA" w:themeFill="accent6" w:themeFillShade="BF"/>
      </w:tcPr>
    </w:tblStylePr>
  </w:style>
  <w:style w:type="table" w:styleId="GridTable1Light">
    <w:name w:val="Grid Table 1 Light"/>
    <w:basedOn w:val="TableNormal"/>
    <w:uiPriority w:val="99"/>
    <w:rsid w:val="00C536B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C536BE"/>
    <w:pPr>
      <w:spacing w:line="240" w:lineRule="auto"/>
    </w:pPr>
    <w:tblPr>
      <w:tblStyleRowBandSize w:val="1"/>
      <w:tblStyleColBandSize w:val="1"/>
      <w:tblBorders>
        <w:top w:val="single" w:sz="4" w:space="0" w:color="49D2FF" w:themeColor="accent1" w:themeTint="66"/>
        <w:left w:val="single" w:sz="4" w:space="0" w:color="49D2FF" w:themeColor="accent1" w:themeTint="66"/>
        <w:bottom w:val="single" w:sz="4" w:space="0" w:color="49D2FF" w:themeColor="accent1" w:themeTint="66"/>
        <w:right w:val="single" w:sz="4" w:space="0" w:color="49D2FF" w:themeColor="accent1" w:themeTint="66"/>
        <w:insideH w:val="single" w:sz="4" w:space="0" w:color="49D2FF" w:themeColor="accent1" w:themeTint="66"/>
        <w:insideV w:val="single" w:sz="4" w:space="0" w:color="49D2FF" w:themeColor="accent1" w:themeTint="66"/>
      </w:tblBorders>
    </w:tblPr>
    <w:tblStylePr w:type="firstRow">
      <w:rPr>
        <w:b/>
        <w:bCs/>
      </w:rPr>
      <w:tblPr/>
      <w:tcPr>
        <w:tcBorders>
          <w:bottom w:val="single" w:sz="12" w:space="0" w:color="00B3EE" w:themeColor="accent1" w:themeTint="99"/>
        </w:tcBorders>
      </w:tcPr>
    </w:tblStylePr>
    <w:tblStylePr w:type="lastRow">
      <w:rPr>
        <w:b/>
        <w:bCs/>
      </w:rPr>
      <w:tblPr/>
      <w:tcPr>
        <w:tcBorders>
          <w:top w:val="double" w:sz="2" w:space="0" w:color="00B3EE"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C536BE"/>
    <w:pPr>
      <w:spacing w:line="240" w:lineRule="auto"/>
    </w:pPr>
    <w:tblPr>
      <w:tblStyleRowBandSize w:val="1"/>
      <w:tblStyleColBandSize w:val="1"/>
      <w:tblBorders>
        <w:top w:val="single" w:sz="4" w:space="0" w:color="BBD8ED" w:themeColor="accent2" w:themeTint="66"/>
        <w:left w:val="single" w:sz="4" w:space="0" w:color="BBD8ED" w:themeColor="accent2" w:themeTint="66"/>
        <w:bottom w:val="single" w:sz="4" w:space="0" w:color="BBD8ED" w:themeColor="accent2" w:themeTint="66"/>
        <w:right w:val="single" w:sz="4" w:space="0" w:color="BBD8ED" w:themeColor="accent2" w:themeTint="66"/>
        <w:insideH w:val="single" w:sz="4" w:space="0" w:color="BBD8ED" w:themeColor="accent2" w:themeTint="66"/>
        <w:insideV w:val="single" w:sz="4" w:space="0" w:color="BBD8ED" w:themeColor="accent2" w:themeTint="66"/>
      </w:tblBorders>
    </w:tblPr>
    <w:tblStylePr w:type="firstRow">
      <w:rPr>
        <w:b/>
        <w:bCs/>
      </w:rPr>
      <w:tblPr/>
      <w:tcPr>
        <w:tcBorders>
          <w:bottom w:val="single" w:sz="12" w:space="0" w:color="99C5E4" w:themeColor="accent2" w:themeTint="99"/>
        </w:tcBorders>
      </w:tcPr>
    </w:tblStylePr>
    <w:tblStylePr w:type="lastRow">
      <w:rPr>
        <w:b/>
        <w:bCs/>
      </w:rPr>
      <w:tblPr/>
      <w:tcPr>
        <w:tcBorders>
          <w:top w:val="double" w:sz="2" w:space="0" w:color="99C5E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C536BE"/>
    <w:pPr>
      <w:spacing w:line="240" w:lineRule="auto"/>
    </w:pPr>
    <w:tblPr>
      <w:tblStyleRowBandSize w:val="1"/>
      <w:tblStyleColBandSize w:val="1"/>
      <w:tblBorders>
        <w:top w:val="single" w:sz="4" w:space="0" w:color="AAC9DC" w:themeColor="accent3" w:themeTint="66"/>
        <w:left w:val="single" w:sz="4" w:space="0" w:color="AAC9DC" w:themeColor="accent3" w:themeTint="66"/>
        <w:bottom w:val="single" w:sz="4" w:space="0" w:color="AAC9DC" w:themeColor="accent3" w:themeTint="66"/>
        <w:right w:val="single" w:sz="4" w:space="0" w:color="AAC9DC" w:themeColor="accent3" w:themeTint="66"/>
        <w:insideH w:val="single" w:sz="4" w:space="0" w:color="AAC9DC" w:themeColor="accent3" w:themeTint="66"/>
        <w:insideV w:val="single" w:sz="4" w:space="0" w:color="AAC9DC" w:themeColor="accent3" w:themeTint="66"/>
      </w:tblBorders>
    </w:tblPr>
    <w:tblStylePr w:type="firstRow">
      <w:rPr>
        <w:b/>
        <w:bCs/>
      </w:rPr>
      <w:tblPr/>
      <w:tcPr>
        <w:tcBorders>
          <w:bottom w:val="single" w:sz="12" w:space="0" w:color="80AFCB" w:themeColor="accent3" w:themeTint="99"/>
        </w:tcBorders>
      </w:tcPr>
    </w:tblStylePr>
    <w:tblStylePr w:type="lastRow">
      <w:rPr>
        <w:b/>
        <w:bCs/>
      </w:rPr>
      <w:tblPr/>
      <w:tcPr>
        <w:tcBorders>
          <w:top w:val="double" w:sz="2" w:space="0" w:color="80AFC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C536BE"/>
    <w:pPr>
      <w:spacing w:line="240" w:lineRule="auto"/>
    </w:pPr>
    <w:tblPr>
      <w:tblStyleRowBandSize w:val="1"/>
      <w:tblStyleColBandSize w:val="1"/>
      <w:tblBorders>
        <w:top w:val="single" w:sz="4" w:space="0" w:color="BECACD" w:themeColor="accent4" w:themeTint="66"/>
        <w:left w:val="single" w:sz="4" w:space="0" w:color="BECACD" w:themeColor="accent4" w:themeTint="66"/>
        <w:bottom w:val="single" w:sz="4" w:space="0" w:color="BECACD" w:themeColor="accent4" w:themeTint="66"/>
        <w:right w:val="single" w:sz="4" w:space="0" w:color="BECACD" w:themeColor="accent4" w:themeTint="66"/>
        <w:insideH w:val="single" w:sz="4" w:space="0" w:color="BECACD" w:themeColor="accent4" w:themeTint="66"/>
        <w:insideV w:val="single" w:sz="4" w:space="0" w:color="BECACD" w:themeColor="accent4" w:themeTint="66"/>
      </w:tblBorders>
    </w:tblPr>
    <w:tblStylePr w:type="firstRow">
      <w:rPr>
        <w:b/>
        <w:bCs/>
      </w:rPr>
      <w:tblPr/>
      <w:tcPr>
        <w:tcBorders>
          <w:bottom w:val="single" w:sz="12" w:space="0" w:color="9DAFB5" w:themeColor="accent4" w:themeTint="99"/>
        </w:tcBorders>
      </w:tcPr>
    </w:tblStylePr>
    <w:tblStylePr w:type="lastRow">
      <w:rPr>
        <w:b/>
        <w:bCs/>
      </w:rPr>
      <w:tblPr/>
      <w:tcPr>
        <w:tcBorders>
          <w:top w:val="double" w:sz="2" w:space="0" w:color="9DAFB5"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C536BE"/>
    <w:pPr>
      <w:spacing w:line="240" w:lineRule="auto"/>
    </w:pPr>
    <w:tblPr>
      <w:tblStyleRowBandSize w:val="1"/>
      <w:tblStyleColBandSize w:val="1"/>
      <w:tblBorders>
        <w:top w:val="single" w:sz="4" w:space="0" w:color="EFEDE8" w:themeColor="accent5" w:themeTint="66"/>
        <w:left w:val="single" w:sz="4" w:space="0" w:color="EFEDE8" w:themeColor="accent5" w:themeTint="66"/>
        <w:bottom w:val="single" w:sz="4" w:space="0" w:color="EFEDE8" w:themeColor="accent5" w:themeTint="66"/>
        <w:right w:val="single" w:sz="4" w:space="0" w:color="EFEDE8" w:themeColor="accent5" w:themeTint="66"/>
        <w:insideH w:val="single" w:sz="4" w:space="0" w:color="EFEDE8" w:themeColor="accent5" w:themeTint="66"/>
        <w:insideV w:val="single" w:sz="4" w:space="0" w:color="EFEDE8" w:themeColor="accent5" w:themeTint="66"/>
      </w:tblBorders>
    </w:tblPr>
    <w:tblStylePr w:type="firstRow">
      <w:rPr>
        <w:b/>
        <w:bCs/>
      </w:rPr>
      <w:tblPr/>
      <w:tcPr>
        <w:tcBorders>
          <w:bottom w:val="single" w:sz="12" w:space="0" w:color="E7E4DD" w:themeColor="accent5" w:themeTint="99"/>
        </w:tcBorders>
      </w:tcPr>
    </w:tblStylePr>
    <w:tblStylePr w:type="lastRow">
      <w:rPr>
        <w:b/>
        <w:bCs/>
      </w:rPr>
      <w:tblPr/>
      <w:tcPr>
        <w:tcBorders>
          <w:top w:val="double" w:sz="2" w:space="0" w:color="E7E4D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C536BE"/>
    <w:pPr>
      <w:spacing w:line="240" w:lineRule="auto"/>
    </w:pPr>
    <w:tblPr>
      <w:tblStyleRowBandSize w:val="1"/>
      <w:tblStyleColBandSize w:val="1"/>
      <w:tblBorders>
        <w:top w:val="single" w:sz="4" w:space="0" w:color="F1F3F2" w:themeColor="accent6" w:themeTint="66"/>
        <w:left w:val="single" w:sz="4" w:space="0" w:color="F1F3F2" w:themeColor="accent6" w:themeTint="66"/>
        <w:bottom w:val="single" w:sz="4" w:space="0" w:color="F1F3F2" w:themeColor="accent6" w:themeTint="66"/>
        <w:right w:val="single" w:sz="4" w:space="0" w:color="F1F3F2" w:themeColor="accent6" w:themeTint="66"/>
        <w:insideH w:val="single" w:sz="4" w:space="0" w:color="F1F3F2" w:themeColor="accent6" w:themeTint="66"/>
        <w:insideV w:val="single" w:sz="4" w:space="0" w:color="F1F3F2" w:themeColor="accent6" w:themeTint="66"/>
      </w:tblBorders>
    </w:tblPr>
    <w:tblStylePr w:type="firstRow">
      <w:rPr>
        <w:b/>
        <w:bCs/>
      </w:rPr>
      <w:tblPr/>
      <w:tcPr>
        <w:tcBorders>
          <w:bottom w:val="single" w:sz="12" w:space="0" w:color="EBEDEC" w:themeColor="accent6" w:themeTint="99"/>
        </w:tcBorders>
      </w:tcPr>
    </w:tblStylePr>
    <w:tblStylePr w:type="lastRow">
      <w:rPr>
        <w:b/>
        <w:bCs/>
      </w:rPr>
      <w:tblPr/>
      <w:tcPr>
        <w:tcBorders>
          <w:top w:val="double" w:sz="2" w:space="0" w:color="EBEDE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C536BE"/>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C536BE"/>
    <w:pPr>
      <w:spacing w:line="240" w:lineRule="auto"/>
    </w:pPr>
    <w:tblPr>
      <w:tblStyleRowBandSize w:val="1"/>
      <w:tblStyleColBandSize w:val="1"/>
      <w:tblBorders>
        <w:top w:val="single" w:sz="2" w:space="0" w:color="00B3EE" w:themeColor="accent1" w:themeTint="99"/>
        <w:bottom w:val="single" w:sz="2" w:space="0" w:color="00B3EE" w:themeColor="accent1" w:themeTint="99"/>
        <w:insideH w:val="single" w:sz="2" w:space="0" w:color="00B3EE" w:themeColor="accent1" w:themeTint="99"/>
        <w:insideV w:val="single" w:sz="2" w:space="0" w:color="00B3EE" w:themeColor="accent1" w:themeTint="99"/>
      </w:tblBorders>
    </w:tblPr>
    <w:tblStylePr w:type="firstRow">
      <w:rPr>
        <w:b/>
        <w:bCs/>
      </w:rPr>
      <w:tblPr/>
      <w:tcPr>
        <w:tcBorders>
          <w:top w:val="nil"/>
          <w:bottom w:val="single" w:sz="12" w:space="0" w:color="00B3EE" w:themeColor="accent1" w:themeTint="99"/>
          <w:insideH w:val="nil"/>
          <w:insideV w:val="nil"/>
        </w:tcBorders>
        <w:shd w:val="clear" w:color="auto" w:fill="FFFFFF" w:themeFill="background1"/>
      </w:tcPr>
    </w:tblStylePr>
    <w:tblStylePr w:type="lastRow">
      <w:rPr>
        <w:b/>
        <w:bCs/>
      </w:rPr>
      <w:tblPr/>
      <w:tcPr>
        <w:tcBorders>
          <w:top w:val="double" w:sz="2" w:space="0" w:color="00B3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GridTable2-Accent2">
    <w:name w:val="Grid Table 2 Accent 2"/>
    <w:basedOn w:val="TableNormal"/>
    <w:uiPriority w:val="99"/>
    <w:rsid w:val="00C536BE"/>
    <w:pPr>
      <w:spacing w:line="240" w:lineRule="auto"/>
    </w:pPr>
    <w:tblPr>
      <w:tblStyleRowBandSize w:val="1"/>
      <w:tblStyleColBandSize w:val="1"/>
      <w:tblBorders>
        <w:top w:val="single" w:sz="2" w:space="0" w:color="99C5E4" w:themeColor="accent2" w:themeTint="99"/>
        <w:bottom w:val="single" w:sz="2" w:space="0" w:color="99C5E4" w:themeColor="accent2" w:themeTint="99"/>
        <w:insideH w:val="single" w:sz="2" w:space="0" w:color="99C5E4" w:themeColor="accent2" w:themeTint="99"/>
        <w:insideV w:val="single" w:sz="2" w:space="0" w:color="99C5E4" w:themeColor="accent2" w:themeTint="99"/>
      </w:tblBorders>
    </w:tblPr>
    <w:tblStylePr w:type="firstRow">
      <w:rPr>
        <w:b/>
        <w:bCs/>
      </w:rPr>
      <w:tblPr/>
      <w:tcPr>
        <w:tcBorders>
          <w:top w:val="nil"/>
          <w:bottom w:val="single" w:sz="12" w:space="0" w:color="99C5E4" w:themeColor="accent2" w:themeTint="99"/>
          <w:insideH w:val="nil"/>
          <w:insideV w:val="nil"/>
        </w:tcBorders>
        <w:shd w:val="clear" w:color="auto" w:fill="FFFFFF" w:themeFill="background1"/>
      </w:tcPr>
    </w:tblStylePr>
    <w:tblStylePr w:type="lastRow">
      <w:rPr>
        <w:b/>
        <w:bCs/>
      </w:rPr>
      <w:tblPr/>
      <w:tcPr>
        <w:tcBorders>
          <w:top w:val="double" w:sz="2" w:space="0" w:color="99C5E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GridTable2-Accent3">
    <w:name w:val="Grid Table 2 Accent 3"/>
    <w:basedOn w:val="TableNormal"/>
    <w:uiPriority w:val="99"/>
    <w:rsid w:val="00C536BE"/>
    <w:pPr>
      <w:spacing w:line="240" w:lineRule="auto"/>
    </w:pPr>
    <w:tblPr>
      <w:tblStyleRowBandSize w:val="1"/>
      <w:tblStyleColBandSize w:val="1"/>
      <w:tblBorders>
        <w:top w:val="single" w:sz="2" w:space="0" w:color="80AFCB" w:themeColor="accent3" w:themeTint="99"/>
        <w:bottom w:val="single" w:sz="2" w:space="0" w:color="80AFCB" w:themeColor="accent3" w:themeTint="99"/>
        <w:insideH w:val="single" w:sz="2" w:space="0" w:color="80AFCB" w:themeColor="accent3" w:themeTint="99"/>
        <w:insideV w:val="single" w:sz="2" w:space="0" w:color="80AFCB" w:themeColor="accent3" w:themeTint="99"/>
      </w:tblBorders>
    </w:tblPr>
    <w:tblStylePr w:type="firstRow">
      <w:rPr>
        <w:b/>
        <w:bCs/>
      </w:rPr>
      <w:tblPr/>
      <w:tcPr>
        <w:tcBorders>
          <w:top w:val="nil"/>
          <w:bottom w:val="single" w:sz="12" w:space="0" w:color="80AFCB" w:themeColor="accent3" w:themeTint="99"/>
          <w:insideH w:val="nil"/>
          <w:insideV w:val="nil"/>
        </w:tcBorders>
        <w:shd w:val="clear" w:color="auto" w:fill="FFFFFF" w:themeFill="background1"/>
      </w:tcPr>
    </w:tblStylePr>
    <w:tblStylePr w:type="lastRow">
      <w:rPr>
        <w:b/>
        <w:bCs/>
      </w:rPr>
      <w:tblPr/>
      <w:tcPr>
        <w:tcBorders>
          <w:top w:val="double" w:sz="2" w:space="0" w:color="80AFC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GridTable2-Accent4">
    <w:name w:val="Grid Table 2 Accent 4"/>
    <w:basedOn w:val="TableNormal"/>
    <w:uiPriority w:val="99"/>
    <w:rsid w:val="00C536BE"/>
    <w:pPr>
      <w:spacing w:line="240" w:lineRule="auto"/>
    </w:pPr>
    <w:tblPr>
      <w:tblStyleRowBandSize w:val="1"/>
      <w:tblStyleColBandSize w:val="1"/>
      <w:tblBorders>
        <w:top w:val="single" w:sz="2" w:space="0" w:color="9DAFB5" w:themeColor="accent4" w:themeTint="99"/>
        <w:bottom w:val="single" w:sz="2" w:space="0" w:color="9DAFB5" w:themeColor="accent4" w:themeTint="99"/>
        <w:insideH w:val="single" w:sz="2" w:space="0" w:color="9DAFB5" w:themeColor="accent4" w:themeTint="99"/>
        <w:insideV w:val="single" w:sz="2" w:space="0" w:color="9DAFB5" w:themeColor="accent4" w:themeTint="99"/>
      </w:tblBorders>
    </w:tblPr>
    <w:tblStylePr w:type="firstRow">
      <w:rPr>
        <w:b/>
        <w:bCs/>
      </w:rPr>
      <w:tblPr/>
      <w:tcPr>
        <w:tcBorders>
          <w:top w:val="nil"/>
          <w:bottom w:val="single" w:sz="12" w:space="0" w:color="9DAFB5" w:themeColor="accent4" w:themeTint="99"/>
          <w:insideH w:val="nil"/>
          <w:insideV w:val="nil"/>
        </w:tcBorders>
        <w:shd w:val="clear" w:color="auto" w:fill="FFFFFF" w:themeFill="background1"/>
      </w:tcPr>
    </w:tblStylePr>
    <w:tblStylePr w:type="lastRow">
      <w:rPr>
        <w:b/>
        <w:bCs/>
      </w:rPr>
      <w:tblPr/>
      <w:tcPr>
        <w:tcBorders>
          <w:top w:val="double" w:sz="2" w:space="0" w:color="9DAFB5"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GridTable2-Accent5">
    <w:name w:val="Grid Table 2 Accent 5"/>
    <w:basedOn w:val="TableNormal"/>
    <w:uiPriority w:val="99"/>
    <w:rsid w:val="00C536BE"/>
    <w:pPr>
      <w:spacing w:line="240" w:lineRule="auto"/>
    </w:pPr>
    <w:tblPr>
      <w:tblStyleRowBandSize w:val="1"/>
      <w:tblStyleColBandSize w:val="1"/>
      <w:tblBorders>
        <w:top w:val="single" w:sz="2" w:space="0" w:color="E7E4DD" w:themeColor="accent5" w:themeTint="99"/>
        <w:bottom w:val="single" w:sz="2" w:space="0" w:color="E7E4DD" w:themeColor="accent5" w:themeTint="99"/>
        <w:insideH w:val="single" w:sz="2" w:space="0" w:color="E7E4DD" w:themeColor="accent5" w:themeTint="99"/>
        <w:insideV w:val="single" w:sz="2" w:space="0" w:color="E7E4DD" w:themeColor="accent5" w:themeTint="99"/>
      </w:tblBorders>
    </w:tblPr>
    <w:tblStylePr w:type="firstRow">
      <w:rPr>
        <w:b/>
        <w:bCs/>
      </w:rPr>
      <w:tblPr/>
      <w:tcPr>
        <w:tcBorders>
          <w:top w:val="nil"/>
          <w:bottom w:val="single" w:sz="12" w:space="0" w:color="E7E4DD" w:themeColor="accent5" w:themeTint="99"/>
          <w:insideH w:val="nil"/>
          <w:insideV w:val="nil"/>
        </w:tcBorders>
        <w:shd w:val="clear" w:color="auto" w:fill="FFFFFF" w:themeFill="background1"/>
      </w:tcPr>
    </w:tblStylePr>
    <w:tblStylePr w:type="lastRow">
      <w:rPr>
        <w:b/>
        <w:bCs/>
      </w:rPr>
      <w:tblPr/>
      <w:tcPr>
        <w:tcBorders>
          <w:top w:val="double" w:sz="2" w:space="0" w:color="E7E4D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GridTable2-Accent6">
    <w:name w:val="Grid Table 2 Accent 6"/>
    <w:basedOn w:val="TableNormal"/>
    <w:uiPriority w:val="99"/>
    <w:rsid w:val="00C536BE"/>
    <w:pPr>
      <w:spacing w:line="240" w:lineRule="auto"/>
    </w:pPr>
    <w:tblPr>
      <w:tblStyleRowBandSize w:val="1"/>
      <w:tblStyleColBandSize w:val="1"/>
      <w:tblBorders>
        <w:top w:val="single" w:sz="2" w:space="0" w:color="EBEDEC" w:themeColor="accent6" w:themeTint="99"/>
        <w:bottom w:val="single" w:sz="2" w:space="0" w:color="EBEDEC" w:themeColor="accent6" w:themeTint="99"/>
        <w:insideH w:val="single" w:sz="2" w:space="0" w:color="EBEDEC" w:themeColor="accent6" w:themeTint="99"/>
        <w:insideV w:val="single" w:sz="2" w:space="0" w:color="EBEDEC" w:themeColor="accent6" w:themeTint="99"/>
      </w:tblBorders>
    </w:tblPr>
    <w:tblStylePr w:type="firstRow">
      <w:rPr>
        <w:b/>
        <w:bCs/>
      </w:rPr>
      <w:tblPr/>
      <w:tcPr>
        <w:tcBorders>
          <w:top w:val="nil"/>
          <w:bottom w:val="single" w:sz="12" w:space="0" w:color="EBEDEC" w:themeColor="accent6" w:themeTint="99"/>
          <w:insideH w:val="nil"/>
          <w:insideV w:val="nil"/>
        </w:tcBorders>
        <w:shd w:val="clear" w:color="auto" w:fill="FFFFFF" w:themeFill="background1"/>
      </w:tcPr>
    </w:tblStylePr>
    <w:tblStylePr w:type="lastRow">
      <w:rPr>
        <w:b/>
        <w:bCs/>
      </w:rPr>
      <w:tblPr/>
      <w:tcPr>
        <w:tcBorders>
          <w:top w:val="double" w:sz="2" w:space="0" w:color="EBEDE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GridTable3">
    <w:name w:val="Grid Table 3"/>
    <w:basedOn w:val="TableNormal"/>
    <w:uiPriority w:val="99"/>
    <w:rsid w:val="00C536B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C536BE"/>
    <w:pPr>
      <w:spacing w:line="240" w:lineRule="auto"/>
    </w:pPr>
    <w:tblPr>
      <w:tblStyleRowBandSize w:val="1"/>
      <w:tblStyleColBandSize w:val="1"/>
      <w:tblBorders>
        <w:top w:val="single" w:sz="4" w:space="0" w:color="00B3EE" w:themeColor="accent1" w:themeTint="99"/>
        <w:left w:val="single" w:sz="4" w:space="0" w:color="00B3EE" w:themeColor="accent1" w:themeTint="99"/>
        <w:bottom w:val="single" w:sz="4" w:space="0" w:color="00B3EE" w:themeColor="accent1" w:themeTint="99"/>
        <w:right w:val="single" w:sz="4" w:space="0" w:color="00B3EE" w:themeColor="accent1" w:themeTint="99"/>
        <w:insideH w:val="single" w:sz="4" w:space="0" w:color="00B3EE" w:themeColor="accent1" w:themeTint="99"/>
        <w:insideV w:val="single" w:sz="4" w:space="0" w:color="00B3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E8FF" w:themeFill="accent1" w:themeFillTint="33"/>
      </w:tcPr>
    </w:tblStylePr>
    <w:tblStylePr w:type="band1Horz">
      <w:tblPr/>
      <w:tcPr>
        <w:shd w:val="clear" w:color="auto" w:fill="A4E8FF" w:themeFill="accent1" w:themeFillTint="33"/>
      </w:tcPr>
    </w:tblStylePr>
    <w:tblStylePr w:type="neCell">
      <w:tblPr/>
      <w:tcPr>
        <w:tcBorders>
          <w:bottom w:val="single" w:sz="4" w:space="0" w:color="00B3EE" w:themeColor="accent1" w:themeTint="99"/>
        </w:tcBorders>
      </w:tcPr>
    </w:tblStylePr>
    <w:tblStylePr w:type="nwCell">
      <w:tblPr/>
      <w:tcPr>
        <w:tcBorders>
          <w:bottom w:val="single" w:sz="4" w:space="0" w:color="00B3EE" w:themeColor="accent1" w:themeTint="99"/>
        </w:tcBorders>
      </w:tcPr>
    </w:tblStylePr>
    <w:tblStylePr w:type="seCell">
      <w:tblPr/>
      <w:tcPr>
        <w:tcBorders>
          <w:top w:val="single" w:sz="4" w:space="0" w:color="00B3EE" w:themeColor="accent1" w:themeTint="99"/>
        </w:tcBorders>
      </w:tcPr>
    </w:tblStylePr>
    <w:tblStylePr w:type="swCell">
      <w:tblPr/>
      <w:tcPr>
        <w:tcBorders>
          <w:top w:val="single" w:sz="4" w:space="0" w:color="00B3EE" w:themeColor="accent1" w:themeTint="99"/>
        </w:tcBorders>
      </w:tcPr>
    </w:tblStylePr>
  </w:style>
  <w:style w:type="table" w:styleId="GridTable3-Accent2">
    <w:name w:val="Grid Table 3 Accent 2"/>
    <w:basedOn w:val="TableNormal"/>
    <w:uiPriority w:val="99"/>
    <w:rsid w:val="00C536BE"/>
    <w:pPr>
      <w:spacing w:line="240" w:lineRule="auto"/>
    </w:pPr>
    <w:tblPr>
      <w:tblStyleRowBandSize w:val="1"/>
      <w:tblStyleColBandSize w:val="1"/>
      <w:tblBorders>
        <w:top w:val="single" w:sz="4" w:space="0" w:color="99C5E4" w:themeColor="accent2" w:themeTint="99"/>
        <w:left w:val="single" w:sz="4" w:space="0" w:color="99C5E4" w:themeColor="accent2" w:themeTint="99"/>
        <w:bottom w:val="single" w:sz="4" w:space="0" w:color="99C5E4" w:themeColor="accent2" w:themeTint="99"/>
        <w:right w:val="single" w:sz="4" w:space="0" w:color="99C5E4" w:themeColor="accent2" w:themeTint="99"/>
        <w:insideH w:val="single" w:sz="4" w:space="0" w:color="99C5E4" w:themeColor="accent2" w:themeTint="99"/>
        <w:insideV w:val="single" w:sz="4" w:space="0" w:color="99C5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BF6" w:themeFill="accent2" w:themeFillTint="33"/>
      </w:tcPr>
    </w:tblStylePr>
    <w:tblStylePr w:type="band1Horz">
      <w:tblPr/>
      <w:tcPr>
        <w:shd w:val="clear" w:color="auto" w:fill="DDEBF6" w:themeFill="accent2" w:themeFillTint="33"/>
      </w:tcPr>
    </w:tblStylePr>
    <w:tblStylePr w:type="neCell">
      <w:tblPr/>
      <w:tcPr>
        <w:tcBorders>
          <w:bottom w:val="single" w:sz="4" w:space="0" w:color="99C5E4" w:themeColor="accent2" w:themeTint="99"/>
        </w:tcBorders>
      </w:tcPr>
    </w:tblStylePr>
    <w:tblStylePr w:type="nwCell">
      <w:tblPr/>
      <w:tcPr>
        <w:tcBorders>
          <w:bottom w:val="single" w:sz="4" w:space="0" w:color="99C5E4" w:themeColor="accent2" w:themeTint="99"/>
        </w:tcBorders>
      </w:tcPr>
    </w:tblStylePr>
    <w:tblStylePr w:type="seCell">
      <w:tblPr/>
      <w:tcPr>
        <w:tcBorders>
          <w:top w:val="single" w:sz="4" w:space="0" w:color="99C5E4" w:themeColor="accent2" w:themeTint="99"/>
        </w:tcBorders>
      </w:tcPr>
    </w:tblStylePr>
    <w:tblStylePr w:type="swCell">
      <w:tblPr/>
      <w:tcPr>
        <w:tcBorders>
          <w:top w:val="single" w:sz="4" w:space="0" w:color="99C5E4" w:themeColor="accent2" w:themeTint="99"/>
        </w:tcBorders>
      </w:tcPr>
    </w:tblStylePr>
  </w:style>
  <w:style w:type="table" w:styleId="GridTable3-Accent3">
    <w:name w:val="Grid Table 3 Accent 3"/>
    <w:basedOn w:val="TableNormal"/>
    <w:uiPriority w:val="99"/>
    <w:rsid w:val="00C536BE"/>
    <w:pPr>
      <w:spacing w:line="240" w:lineRule="auto"/>
    </w:pPr>
    <w:tblPr>
      <w:tblStyleRowBandSize w:val="1"/>
      <w:tblStyleColBandSize w:val="1"/>
      <w:tblBorders>
        <w:top w:val="single" w:sz="4" w:space="0" w:color="80AFCB" w:themeColor="accent3" w:themeTint="99"/>
        <w:left w:val="single" w:sz="4" w:space="0" w:color="80AFCB" w:themeColor="accent3" w:themeTint="99"/>
        <w:bottom w:val="single" w:sz="4" w:space="0" w:color="80AFCB" w:themeColor="accent3" w:themeTint="99"/>
        <w:right w:val="single" w:sz="4" w:space="0" w:color="80AFCB" w:themeColor="accent3" w:themeTint="99"/>
        <w:insideH w:val="single" w:sz="4" w:space="0" w:color="80AFCB" w:themeColor="accent3" w:themeTint="99"/>
        <w:insideV w:val="single" w:sz="4" w:space="0" w:color="80AFC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E4ED" w:themeFill="accent3" w:themeFillTint="33"/>
      </w:tcPr>
    </w:tblStylePr>
    <w:tblStylePr w:type="band1Horz">
      <w:tblPr/>
      <w:tcPr>
        <w:shd w:val="clear" w:color="auto" w:fill="D4E4ED" w:themeFill="accent3" w:themeFillTint="33"/>
      </w:tcPr>
    </w:tblStylePr>
    <w:tblStylePr w:type="neCell">
      <w:tblPr/>
      <w:tcPr>
        <w:tcBorders>
          <w:bottom w:val="single" w:sz="4" w:space="0" w:color="80AFCB" w:themeColor="accent3" w:themeTint="99"/>
        </w:tcBorders>
      </w:tcPr>
    </w:tblStylePr>
    <w:tblStylePr w:type="nwCell">
      <w:tblPr/>
      <w:tcPr>
        <w:tcBorders>
          <w:bottom w:val="single" w:sz="4" w:space="0" w:color="80AFCB" w:themeColor="accent3" w:themeTint="99"/>
        </w:tcBorders>
      </w:tcPr>
    </w:tblStylePr>
    <w:tblStylePr w:type="seCell">
      <w:tblPr/>
      <w:tcPr>
        <w:tcBorders>
          <w:top w:val="single" w:sz="4" w:space="0" w:color="80AFCB" w:themeColor="accent3" w:themeTint="99"/>
        </w:tcBorders>
      </w:tcPr>
    </w:tblStylePr>
    <w:tblStylePr w:type="swCell">
      <w:tblPr/>
      <w:tcPr>
        <w:tcBorders>
          <w:top w:val="single" w:sz="4" w:space="0" w:color="80AFCB" w:themeColor="accent3" w:themeTint="99"/>
        </w:tcBorders>
      </w:tcPr>
    </w:tblStylePr>
  </w:style>
  <w:style w:type="table" w:styleId="GridTable3-Accent4">
    <w:name w:val="Grid Table 3 Accent 4"/>
    <w:basedOn w:val="TableNormal"/>
    <w:uiPriority w:val="99"/>
    <w:rsid w:val="00C536BE"/>
    <w:pPr>
      <w:spacing w:line="240" w:lineRule="auto"/>
    </w:pPr>
    <w:tblPr>
      <w:tblStyleRowBandSize w:val="1"/>
      <w:tblStyleColBandSize w:val="1"/>
      <w:tblBorders>
        <w:top w:val="single" w:sz="4" w:space="0" w:color="9DAFB5" w:themeColor="accent4" w:themeTint="99"/>
        <w:left w:val="single" w:sz="4" w:space="0" w:color="9DAFB5" w:themeColor="accent4" w:themeTint="99"/>
        <w:bottom w:val="single" w:sz="4" w:space="0" w:color="9DAFB5" w:themeColor="accent4" w:themeTint="99"/>
        <w:right w:val="single" w:sz="4" w:space="0" w:color="9DAFB5" w:themeColor="accent4" w:themeTint="99"/>
        <w:insideH w:val="single" w:sz="4" w:space="0" w:color="9DAFB5" w:themeColor="accent4" w:themeTint="99"/>
        <w:insideV w:val="single" w:sz="4" w:space="0" w:color="9DAFB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4E6" w:themeFill="accent4" w:themeFillTint="33"/>
      </w:tcPr>
    </w:tblStylePr>
    <w:tblStylePr w:type="band1Horz">
      <w:tblPr/>
      <w:tcPr>
        <w:shd w:val="clear" w:color="auto" w:fill="DEE4E6" w:themeFill="accent4" w:themeFillTint="33"/>
      </w:tcPr>
    </w:tblStylePr>
    <w:tblStylePr w:type="neCell">
      <w:tblPr/>
      <w:tcPr>
        <w:tcBorders>
          <w:bottom w:val="single" w:sz="4" w:space="0" w:color="9DAFB5" w:themeColor="accent4" w:themeTint="99"/>
        </w:tcBorders>
      </w:tcPr>
    </w:tblStylePr>
    <w:tblStylePr w:type="nwCell">
      <w:tblPr/>
      <w:tcPr>
        <w:tcBorders>
          <w:bottom w:val="single" w:sz="4" w:space="0" w:color="9DAFB5" w:themeColor="accent4" w:themeTint="99"/>
        </w:tcBorders>
      </w:tcPr>
    </w:tblStylePr>
    <w:tblStylePr w:type="seCell">
      <w:tblPr/>
      <w:tcPr>
        <w:tcBorders>
          <w:top w:val="single" w:sz="4" w:space="0" w:color="9DAFB5" w:themeColor="accent4" w:themeTint="99"/>
        </w:tcBorders>
      </w:tcPr>
    </w:tblStylePr>
    <w:tblStylePr w:type="swCell">
      <w:tblPr/>
      <w:tcPr>
        <w:tcBorders>
          <w:top w:val="single" w:sz="4" w:space="0" w:color="9DAFB5" w:themeColor="accent4" w:themeTint="99"/>
        </w:tcBorders>
      </w:tcPr>
    </w:tblStylePr>
  </w:style>
  <w:style w:type="table" w:styleId="GridTable3-Accent5">
    <w:name w:val="Grid Table 3 Accent 5"/>
    <w:basedOn w:val="TableNormal"/>
    <w:uiPriority w:val="99"/>
    <w:rsid w:val="00C536BE"/>
    <w:pPr>
      <w:spacing w:line="240" w:lineRule="auto"/>
    </w:pPr>
    <w:tblPr>
      <w:tblStyleRowBandSize w:val="1"/>
      <w:tblStyleColBandSize w:val="1"/>
      <w:tblBorders>
        <w:top w:val="single" w:sz="4" w:space="0" w:color="E7E4DD" w:themeColor="accent5" w:themeTint="99"/>
        <w:left w:val="single" w:sz="4" w:space="0" w:color="E7E4DD" w:themeColor="accent5" w:themeTint="99"/>
        <w:bottom w:val="single" w:sz="4" w:space="0" w:color="E7E4DD" w:themeColor="accent5" w:themeTint="99"/>
        <w:right w:val="single" w:sz="4" w:space="0" w:color="E7E4DD" w:themeColor="accent5" w:themeTint="99"/>
        <w:insideH w:val="single" w:sz="4" w:space="0" w:color="E7E4DD" w:themeColor="accent5" w:themeTint="99"/>
        <w:insideV w:val="single" w:sz="4" w:space="0" w:color="E7E4D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6F3" w:themeFill="accent5" w:themeFillTint="33"/>
      </w:tcPr>
    </w:tblStylePr>
    <w:tblStylePr w:type="band1Horz">
      <w:tblPr/>
      <w:tcPr>
        <w:shd w:val="clear" w:color="auto" w:fill="F7F6F3" w:themeFill="accent5" w:themeFillTint="33"/>
      </w:tcPr>
    </w:tblStylePr>
    <w:tblStylePr w:type="neCell">
      <w:tblPr/>
      <w:tcPr>
        <w:tcBorders>
          <w:bottom w:val="single" w:sz="4" w:space="0" w:color="E7E4DD" w:themeColor="accent5" w:themeTint="99"/>
        </w:tcBorders>
      </w:tcPr>
    </w:tblStylePr>
    <w:tblStylePr w:type="nwCell">
      <w:tblPr/>
      <w:tcPr>
        <w:tcBorders>
          <w:bottom w:val="single" w:sz="4" w:space="0" w:color="E7E4DD" w:themeColor="accent5" w:themeTint="99"/>
        </w:tcBorders>
      </w:tcPr>
    </w:tblStylePr>
    <w:tblStylePr w:type="seCell">
      <w:tblPr/>
      <w:tcPr>
        <w:tcBorders>
          <w:top w:val="single" w:sz="4" w:space="0" w:color="E7E4DD" w:themeColor="accent5" w:themeTint="99"/>
        </w:tcBorders>
      </w:tcPr>
    </w:tblStylePr>
    <w:tblStylePr w:type="swCell">
      <w:tblPr/>
      <w:tcPr>
        <w:tcBorders>
          <w:top w:val="single" w:sz="4" w:space="0" w:color="E7E4DD" w:themeColor="accent5" w:themeTint="99"/>
        </w:tcBorders>
      </w:tcPr>
    </w:tblStylePr>
  </w:style>
  <w:style w:type="table" w:styleId="GridTable3-Accent6">
    <w:name w:val="Grid Table 3 Accent 6"/>
    <w:basedOn w:val="TableNormal"/>
    <w:uiPriority w:val="99"/>
    <w:rsid w:val="00C536BE"/>
    <w:pPr>
      <w:spacing w:line="240" w:lineRule="auto"/>
    </w:pPr>
    <w:tblPr>
      <w:tblStyleRowBandSize w:val="1"/>
      <w:tblStyleColBandSize w:val="1"/>
      <w:tblBorders>
        <w:top w:val="single" w:sz="4" w:space="0" w:color="EBEDEC" w:themeColor="accent6" w:themeTint="99"/>
        <w:left w:val="single" w:sz="4" w:space="0" w:color="EBEDEC" w:themeColor="accent6" w:themeTint="99"/>
        <w:bottom w:val="single" w:sz="4" w:space="0" w:color="EBEDEC" w:themeColor="accent6" w:themeTint="99"/>
        <w:right w:val="single" w:sz="4" w:space="0" w:color="EBEDEC" w:themeColor="accent6" w:themeTint="99"/>
        <w:insideH w:val="single" w:sz="4" w:space="0" w:color="EBEDEC" w:themeColor="accent6" w:themeTint="99"/>
        <w:insideV w:val="single" w:sz="4" w:space="0" w:color="EBED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9F8" w:themeFill="accent6" w:themeFillTint="33"/>
      </w:tcPr>
    </w:tblStylePr>
    <w:tblStylePr w:type="band1Horz">
      <w:tblPr/>
      <w:tcPr>
        <w:shd w:val="clear" w:color="auto" w:fill="F8F9F8" w:themeFill="accent6" w:themeFillTint="33"/>
      </w:tcPr>
    </w:tblStylePr>
    <w:tblStylePr w:type="neCell">
      <w:tblPr/>
      <w:tcPr>
        <w:tcBorders>
          <w:bottom w:val="single" w:sz="4" w:space="0" w:color="EBEDEC" w:themeColor="accent6" w:themeTint="99"/>
        </w:tcBorders>
      </w:tcPr>
    </w:tblStylePr>
    <w:tblStylePr w:type="nwCell">
      <w:tblPr/>
      <w:tcPr>
        <w:tcBorders>
          <w:bottom w:val="single" w:sz="4" w:space="0" w:color="EBEDEC" w:themeColor="accent6" w:themeTint="99"/>
        </w:tcBorders>
      </w:tcPr>
    </w:tblStylePr>
    <w:tblStylePr w:type="seCell">
      <w:tblPr/>
      <w:tcPr>
        <w:tcBorders>
          <w:top w:val="single" w:sz="4" w:space="0" w:color="EBEDEC" w:themeColor="accent6" w:themeTint="99"/>
        </w:tcBorders>
      </w:tcPr>
    </w:tblStylePr>
    <w:tblStylePr w:type="swCell">
      <w:tblPr/>
      <w:tcPr>
        <w:tcBorders>
          <w:top w:val="single" w:sz="4" w:space="0" w:color="EBEDEC" w:themeColor="accent6" w:themeTint="99"/>
        </w:tcBorders>
      </w:tcPr>
    </w:tblStylePr>
  </w:style>
  <w:style w:type="table" w:styleId="GridTable4">
    <w:name w:val="Grid Table 4"/>
    <w:basedOn w:val="TableNormal"/>
    <w:uiPriority w:val="99"/>
    <w:rsid w:val="00C536B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C536BE"/>
    <w:pPr>
      <w:spacing w:line="240" w:lineRule="auto"/>
    </w:pPr>
    <w:tblPr>
      <w:tblStyleRowBandSize w:val="1"/>
      <w:tblStyleColBandSize w:val="1"/>
      <w:tblBorders>
        <w:top w:val="single" w:sz="4" w:space="0" w:color="00B3EE" w:themeColor="accent1" w:themeTint="99"/>
        <w:left w:val="single" w:sz="4" w:space="0" w:color="00B3EE" w:themeColor="accent1" w:themeTint="99"/>
        <w:bottom w:val="single" w:sz="4" w:space="0" w:color="00B3EE" w:themeColor="accent1" w:themeTint="99"/>
        <w:right w:val="single" w:sz="4" w:space="0" w:color="00B3EE" w:themeColor="accent1" w:themeTint="99"/>
        <w:insideH w:val="single" w:sz="4" w:space="0" w:color="00B3EE" w:themeColor="accent1" w:themeTint="99"/>
        <w:insideV w:val="single" w:sz="4" w:space="0" w:color="00B3EE" w:themeColor="accent1" w:themeTint="99"/>
      </w:tblBorders>
    </w:tblPr>
    <w:tblStylePr w:type="firstRow">
      <w:rPr>
        <w:b/>
        <w:bCs/>
        <w:color w:val="FFFFFF" w:themeColor="background1"/>
      </w:rPr>
      <w:tblPr/>
      <w:tcPr>
        <w:tcBorders>
          <w:top w:val="single" w:sz="4" w:space="0" w:color="002B39" w:themeColor="accent1"/>
          <w:left w:val="single" w:sz="4" w:space="0" w:color="002B39" w:themeColor="accent1"/>
          <w:bottom w:val="single" w:sz="4" w:space="0" w:color="002B39" w:themeColor="accent1"/>
          <w:right w:val="single" w:sz="4" w:space="0" w:color="002B39" w:themeColor="accent1"/>
          <w:insideH w:val="nil"/>
          <w:insideV w:val="nil"/>
        </w:tcBorders>
        <w:shd w:val="clear" w:color="auto" w:fill="002B39" w:themeFill="accent1"/>
      </w:tcPr>
    </w:tblStylePr>
    <w:tblStylePr w:type="lastRow">
      <w:rPr>
        <w:b/>
        <w:bCs/>
      </w:rPr>
      <w:tblPr/>
      <w:tcPr>
        <w:tcBorders>
          <w:top w:val="double" w:sz="4" w:space="0" w:color="002B39" w:themeColor="accent1"/>
        </w:tcBorders>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GridTable4-Accent2">
    <w:name w:val="Grid Table 4 Accent 2"/>
    <w:basedOn w:val="TableNormal"/>
    <w:uiPriority w:val="99"/>
    <w:rsid w:val="00C536BE"/>
    <w:pPr>
      <w:spacing w:line="240" w:lineRule="auto"/>
    </w:pPr>
    <w:tblPr>
      <w:tblStyleRowBandSize w:val="1"/>
      <w:tblStyleColBandSize w:val="1"/>
      <w:tblBorders>
        <w:top w:val="single" w:sz="4" w:space="0" w:color="99C5E4" w:themeColor="accent2" w:themeTint="99"/>
        <w:left w:val="single" w:sz="4" w:space="0" w:color="99C5E4" w:themeColor="accent2" w:themeTint="99"/>
        <w:bottom w:val="single" w:sz="4" w:space="0" w:color="99C5E4" w:themeColor="accent2" w:themeTint="99"/>
        <w:right w:val="single" w:sz="4" w:space="0" w:color="99C5E4" w:themeColor="accent2" w:themeTint="99"/>
        <w:insideH w:val="single" w:sz="4" w:space="0" w:color="99C5E4" w:themeColor="accent2" w:themeTint="99"/>
        <w:insideV w:val="single" w:sz="4" w:space="0" w:color="99C5E4" w:themeColor="accent2" w:themeTint="99"/>
      </w:tblBorders>
    </w:tblPr>
    <w:tblStylePr w:type="firstRow">
      <w:rPr>
        <w:b/>
        <w:bCs/>
        <w:color w:val="FFFFFF" w:themeColor="background1"/>
      </w:rPr>
      <w:tblPr/>
      <w:tcPr>
        <w:tcBorders>
          <w:top w:val="single" w:sz="4" w:space="0" w:color="56A0D3" w:themeColor="accent2"/>
          <w:left w:val="single" w:sz="4" w:space="0" w:color="56A0D3" w:themeColor="accent2"/>
          <w:bottom w:val="single" w:sz="4" w:space="0" w:color="56A0D3" w:themeColor="accent2"/>
          <w:right w:val="single" w:sz="4" w:space="0" w:color="56A0D3" w:themeColor="accent2"/>
          <w:insideH w:val="nil"/>
          <w:insideV w:val="nil"/>
        </w:tcBorders>
        <w:shd w:val="clear" w:color="auto" w:fill="56A0D3" w:themeFill="accent2"/>
      </w:tcPr>
    </w:tblStylePr>
    <w:tblStylePr w:type="lastRow">
      <w:rPr>
        <w:b/>
        <w:bCs/>
      </w:rPr>
      <w:tblPr/>
      <w:tcPr>
        <w:tcBorders>
          <w:top w:val="double" w:sz="4" w:space="0" w:color="56A0D3" w:themeColor="accent2"/>
        </w:tcBorders>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GridTable4-Accent3">
    <w:name w:val="Grid Table 4 Accent 3"/>
    <w:basedOn w:val="TableNormal"/>
    <w:uiPriority w:val="99"/>
    <w:rsid w:val="00C536BE"/>
    <w:pPr>
      <w:spacing w:line="240" w:lineRule="auto"/>
    </w:pPr>
    <w:tblPr>
      <w:tblStyleRowBandSize w:val="1"/>
      <w:tblStyleColBandSize w:val="1"/>
      <w:tblBorders>
        <w:top w:val="single" w:sz="4" w:space="0" w:color="80AFCB" w:themeColor="accent3" w:themeTint="99"/>
        <w:left w:val="single" w:sz="4" w:space="0" w:color="80AFCB" w:themeColor="accent3" w:themeTint="99"/>
        <w:bottom w:val="single" w:sz="4" w:space="0" w:color="80AFCB" w:themeColor="accent3" w:themeTint="99"/>
        <w:right w:val="single" w:sz="4" w:space="0" w:color="80AFCB" w:themeColor="accent3" w:themeTint="99"/>
        <w:insideH w:val="single" w:sz="4" w:space="0" w:color="80AFCB" w:themeColor="accent3" w:themeTint="99"/>
        <w:insideV w:val="single" w:sz="4" w:space="0" w:color="80AFCB" w:themeColor="accent3" w:themeTint="99"/>
      </w:tblBorders>
    </w:tblPr>
    <w:tblStylePr w:type="firstRow">
      <w:rPr>
        <w:b/>
        <w:bCs/>
        <w:color w:val="FFFFFF" w:themeColor="background1"/>
      </w:rPr>
      <w:tblPr/>
      <w:tcPr>
        <w:tcBorders>
          <w:top w:val="single" w:sz="4" w:space="0" w:color="3E7698" w:themeColor="accent3"/>
          <w:left w:val="single" w:sz="4" w:space="0" w:color="3E7698" w:themeColor="accent3"/>
          <w:bottom w:val="single" w:sz="4" w:space="0" w:color="3E7698" w:themeColor="accent3"/>
          <w:right w:val="single" w:sz="4" w:space="0" w:color="3E7698" w:themeColor="accent3"/>
          <w:insideH w:val="nil"/>
          <w:insideV w:val="nil"/>
        </w:tcBorders>
        <w:shd w:val="clear" w:color="auto" w:fill="3E7698" w:themeFill="accent3"/>
      </w:tcPr>
    </w:tblStylePr>
    <w:tblStylePr w:type="lastRow">
      <w:rPr>
        <w:b/>
        <w:bCs/>
      </w:rPr>
      <w:tblPr/>
      <w:tcPr>
        <w:tcBorders>
          <w:top w:val="double" w:sz="4" w:space="0" w:color="3E7698" w:themeColor="accent3"/>
        </w:tcBorders>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GridTable4-Accent4">
    <w:name w:val="Grid Table 4 Accent 4"/>
    <w:basedOn w:val="TableNormal"/>
    <w:uiPriority w:val="99"/>
    <w:rsid w:val="00C536BE"/>
    <w:pPr>
      <w:spacing w:line="240" w:lineRule="auto"/>
    </w:pPr>
    <w:tblPr>
      <w:tblStyleRowBandSize w:val="1"/>
      <w:tblStyleColBandSize w:val="1"/>
      <w:tblBorders>
        <w:top w:val="single" w:sz="4" w:space="0" w:color="9DAFB5" w:themeColor="accent4" w:themeTint="99"/>
        <w:left w:val="single" w:sz="4" w:space="0" w:color="9DAFB5" w:themeColor="accent4" w:themeTint="99"/>
        <w:bottom w:val="single" w:sz="4" w:space="0" w:color="9DAFB5" w:themeColor="accent4" w:themeTint="99"/>
        <w:right w:val="single" w:sz="4" w:space="0" w:color="9DAFB5" w:themeColor="accent4" w:themeTint="99"/>
        <w:insideH w:val="single" w:sz="4" w:space="0" w:color="9DAFB5" w:themeColor="accent4" w:themeTint="99"/>
        <w:insideV w:val="single" w:sz="4" w:space="0" w:color="9DAFB5" w:themeColor="accent4" w:themeTint="99"/>
      </w:tblBorders>
    </w:tblPr>
    <w:tblStylePr w:type="firstRow">
      <w:rPr>
        <w:b/>
        <w:bCs/>
        <w:color w:val="FFFFFF" w:themeColor="background1"/>
      </w:rPr>
      <w:tblPr/>
      <w:tcPr>
        <w:tcBorders>
          <w:top w:val="single" w:sz="4" w:space="0" w:color="617980" w:themeColor="accent4"/>
          <w:left w:val="single" w:sz="4" w:space="0" w:color="617980" w:themeColor="accent4"/>
          <w:bottom w:val="single" w:sz="4" w:space="0" w:color="617980" w:themeColor="accent4"/>
          <w:right w:val="single" w:sz="4" w:space="0" w:color="617980" w:themeColor="accent4"/>
          <w:insideH w:val="nil"/>
          <w:insideV w:val="nil"/>
        </w:tcBorders>
        <w:shd w:val="clear" w:color="auto" w:fill="617980" w:themeFill="accent4"/>
      </w:tcPr>
    </w:tblStylePr>
    <w:tblStylePr w:type="lastRow">
      <w:rPr>
        <w:b/>
        <w:bCs/>
      </w:rPr>
      <w:tblPr/>
      <w:tcPr>
        <w:tcBorders>
          <w:top w:val="double" w:sz="4" w:space="0" w:color="617980" w:themeColor="accent4"/>
        </w:tcBorders>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GridTable4-Accent5">
    <w:name w:val="Grid Table 4 Accent 5"/>
    <w:basedOn w:val="TableNormal"/>
    <w:uiPriority w:val="99"/>
    <w:rsid w:val="00C536BE"/>
    <w:pPr>
      <w:spacing w:line="240" w:lineRule="auto"/>
    </w:pPr>
    <w:tblPr>
      <w:tblStyleRowBandSize w:val="1"/>
      <w:tblStyleColBandSize w:val="1"/>
      <w:tblBorders>
        <w:top w:val="single" w:sz="4" w:space="0" w:color="E7E4DD" w:themeColor="accent5" w:themeTint="99"/>
        <w:left w:val="single" w:sz="4" w:space="0" w:color="E7E4DD" w:themeColor="accent5" w:themeTint="99"/>
        <w:bottom w:val="single" w:sz="4" w:space="0" w:color="E7E4DD" w:themeColor="accent5" w:themeTint="99"/>
        <w:right w:val="single" w:sz="4" w:space="0" w:color="E7E4DD" w:themeColor="accent5" w:themeTint="99"/>
        <w:insideH w:val="single" w:sz="4" w:space="0" w:color="E7E4DD" w:themeColor="accent5" w:themeTint="99"/>
        <w:insideV w:val="single" w:sz="4" w:space="0" w:color="E7E4DD" w:themeColor="accent5" w:themeTint="99"/>
      </w:tblBorders>
    </w:tblPr>
    <w:tblStylePr w:type="firstRow">
      <w:rPr>
        <w:b/>
        <w:bCs/>
        <w:color w:val="FFFFFF" w:themeColor="background1"/>
      </w:rPr>
      <w:tblPr/>
      <w:tcPr>
        <w:tcBorders>
          <w:top w:val="single" w:sz="4" w:space="0" w:color="D8D3C7" w:themeColor="accent5"/>
          <w:left w:val="single" w:sz="4" w:space="0" w:color="D8D3C7" w:themeColor="accent5"/>
          <w:bottom w:val="single" w:sz="4" w:space="0" w:color="D8D3C7" w:themeColor="accent5"/>
          <w:right w:val="single" w:sz="4" w:space="0" w:color="D8D3C7" w:themeColor="accent5"/>
          <w:insideH w:val="nil"/>
          <w:insideV w:val="nil"/>
        </w:tcBorders>
        <w:shd w:val="clear" w:color="auto" w:fill="D8D3C7" w:themeFill="accent5"/>
      </w:tcPr>
    </w:tblStylePr>
    <w:tblStylePr w:type="lastRow">
      <w:rPr>
        <w:b/>
        <w:bCs/>
      </w:rPr>
      <w:tblPr/>
      <w:tcPr>
        <w:tcBorders>
          <w:top w:val="double" w:sz="4" w:space="0" w:color="D8D3C7" w:themeColor="accent5"/>
        </w:tcBorders>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GridTable4-Accent6">
    <w:name w:val="Grid Table 4 Accent 6"/>
    <w:basedOn w:val="TableNormal"/>
    <w:uiPriority w:val="99"/>
    <w:rsid w:val="00C536BE"/>
    <w:pPr>
      <w:spacing w:line="240" w:lineRule="auto"/>
    </w:pPr>
    <w:tblPr>
      <w:tblStyleRowBandSize w:val="1"/>
      <w:tblStyleColBandSize w:val="1"/>
      <w:tblBorders>
        <w:top w:val="single" w:sz="4" w:space="0" w:color="EBEDEC" w:themeColor="accent6" w:themeTint="99"/>
        <w:left w:val="single" w:sz="4" w:space="0" w:color="EBEDEC" w:themeColor="accent6" w:themeTint="99"/>
        <w:bottom w:val="single" w:sz="4" w:space="0" w:color="EBEDEC" w:themeColor="accent6" w:themeTint="99"/>
        <w:right w:val="single" w:sz="4" w:space="0" w:color="EBEDEC" w:themeColor="accent6" w:themeTint="99"/>
        <w:insideH w:val="single" w:sz="4" w:space="0" w:color="EBEDEC" w:themeColor="accent6" w:themeTint="99"/>
        <w:insideV w:val="single" w:sz="4" w:space="0" w:color="EBEDEC" w:themeColor="accent6" w:themeTint="99"/>
      </w:tblBorders>
    </w:tblPr>
    <w:tblStylePr w:type="firstRow">
      <w:rPr>
        <w:b/>
        <w:bCs/>
        <w:color w:val="FFFFFF" w:themeColor="background1"/>
      </w:rPr>
      <w:tblPr/>
      <w:tcPr>
        <w:tcBorders>
          <w:top w:val="single" w:sz="4" w:space="0" w:color="DEE2E1" w:themeColor="accent6"/>
          <w:left w:val="single" w:sz="4" w:space="0" w:color="DEE2E1" w:themeColor="accent6"/>
          <w:bottom w:val="single" w:sz="4" w:space="0" w:color="DEE2E1" w:themeColor="accent6"/>
          <w:right w:val="single" w:sz="4" w:space="0" w:color="DEE2E1" w:themeColor="accent6"/>
          <w:insideH w:val="nil"/>
          <w:insideV w:val="nil"/>
        </w:tcBorders>
        <w:shd w:val="clear" w:color="auto" w:fill="DEE2E1" w:themeFill="accent6"/>
      </w:tcPr>
    </w:tblStylePr>
    <w:tblStylePr w:type="lastRow">
      <w:rPr>
        <w:b/>
        <w:bCs/>
      </w:rPr>
      <w:tblPr/>
      <w:tcPr>
        <w:tcBorders>
          <w:top w:val="double" w:sz="4" w:space="0" w:color="DEE2E1" w:themeColor="accent6"/>
        </w:tcBorders>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GridTable5Dark">
    <w:name w:val="Grid Table 5 Dark"/>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4E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2B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2B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2B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2B39" w:themeFill="accent1"/>
      </w:tcPr>
    </w:tblStylePr>
    <w:tblStylePr w:type="band1Vert">
      <w:tblPr/>
      <w:tcPr>
        <w:shd w:val="clear" w:color="auto" w:fill="49D2FF" w:themeFill="accent1" w:themeFillTint="66"/>
      </w:tcPr>
    </w:tblStylePr>
    <w:tblStylePr w:type="band1Horz">
      <w:tblPr/>
      <w:tcPr>
        <w:shd w:val="clear" w:color="auto" w:fill="49D2FF" w:themeFill="accent1" w:themeFillTint="66"/>
      </w:tcPr>
    </w:tblStylePr>
  </w:style>
  <w:style w:type="table" w:styleId="GridTable5Dark-Accent2">
    <w:name w:val="Grid Table 5 Dark Accent 2"/>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B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A0D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A0D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A0D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A0D3" w:themeFill="accent2"/>
      </w:tcPr>
    </w:tblStylePr>
    <w:tblStylePr w:type="band1Vert">
      <w:tblPr/>
      <w:tcPr>
        <w:shd w:val="clear" w:color="auto" w:fill="BBD8ED" w:themeFill="accent2" w:themeFillTint="66"/>
      </w:tcPr>
    </w:tblStylePr>
    <w:tblStylePr w:type="band1Horz">
      <w:tblPr/>
      <w:tcPr>
        <w:shd w:val="clear" w:color="auto" w:fill="BBD8ED" w:themeFill="accent2" w:themeFillTint="66"/>
      </w:tcPr>
    </w:tblStylePr>
  </w:style>
  <w:style w:type="table" w:styleId="GridTable5Dark-Accent3">
    <w:name w:val="Grid Table 5 Dark Accent 3"/>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4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E769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E769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E769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E7698" w:themeFill="accent3"/>
      </w:tcPr>
    </w:tblStylePr>
    <w:tblStylePr w:type="band1Vert">
      <w:tblPr/>
      <w:tcPr>
        <w:shd w:val="clear" w:color="auto" w:fill="AAC9DC" w:themeFill="accent3" w:themeFillTint="66"/>
      </w:tcPr>
    </w:tblStylePr>
    <w:tblStylePr w:type="band1Horz">
      <w:tblPr/>
      <w:tcPr>
        <w:shd w:val="clear" w:color="auto" w:fill="AAC9DC" w:themeFill="accent3" w:themeFillTint="66"/>
      </w:tcPr>
    </w:tblStylePr>
  </w:style>
  <w:style w:type="table" w:styleId="GridTable5Dark-Accent4">
    <w:name w:val="Grid Table 5 Dark Accent 4"/>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4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179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179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179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17980" w:themeFill="accent4"/>
      </w:tcPr>
    </w:tblStylePr>
    <w:tblStylePr w:type="band1Vert">
      <w:tblPr/>
      <w:tcPr>
        <w:shd w:val="clear" w:color="auto" w:fill="BECACD" w:themeFill="accent4" w:themeFillTint="66"/>
      </w:tcPr>
    </w:tblStylePr>
    <w:tblStylePr w:type="band1Horz">
      <w:tblPr/>
      <w:tcPr>
        <w:shd w:val="clear" w:color="auto" w:fill="BECACD" w:themeFill="accent4" w:themeFillTint="66"/>
      </w:tcPr>
    </w:tblStylePr>
  </w:style>
  <w:style w:type="table" w:styleId="GridTable5Dark-Accent5">
    <w:name w:val="Grid Table 5 Dark Accent 5"/>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6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D3C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D3C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D3C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D3C7" w:themeFill="accent5"/>
      </w:tcPr>
    </w:tblStylePr>
    <w:tblStylePr w:type="band1Vert">
      <w:tblPr/>
      <w:tcPr>
        <w:shd w:val="clear" w:color="auto" w:fill="EFEDE8" w:themeFill="accent5" w:themeFillTint="66"/>
      </w:tcPr>
    </w:tblStylePr>
    <w:tblStylePr w:type="band1Horz">
      <w:tblPr/>
      <w:tcPr>
        <w:shd w:val="clear" w:color="auto" w:fill="EFEDE8" w:themeFill="accent5" w:themeFillTint="66"/>
      </w:tcPr>
    </w:tblStylePr>
  </w:style>
  <w:style w:type="table" w:styleId="GridTable5Dark-Accent6">
    <w:name w:val="Grid Table 5 Dark Accent 6"/>
    <w:basedOn w:val="TableNormal"/>
    <w:uiPriority w:val="99"/>
    <w:rsid w:val="00C536B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9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E2E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E2E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E2E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E2E1" w:themeFill="accent6"/>
      </w:tcPr>
    </w:tblStylePr>
    <w:tblStylePr w:type="band1Vert">
      <w:tblPr/>
      <w:tcPr>
        <w:shd w:val="clear" w:color="auto" w:fill="F1F3F2" w:themeFill="accent6" w:themeFillTint="66"/>
      </w:tcPr>
    </w:tblStylePr>
    <w:tblStylePr w:type="band1Horz">
      <w:tblPr/>
      <w:tcPr>
        <w:shd w:val="clear" w:color="auto" w:fill="F1F3F2" w:themeFill="accent6" w:themeFillTint="66"/>
      </w:tcPr>
    </w:tblStylePr>
  </w:style>
  <w:style w:type="table" w:styleId="GridTable6Colorful">
    <w:name w:val="Grid Table 6 Colorful"/>
    <w:basedOn w:val="TableNormal"/>
    <w:uiPriority w:val="99"/>
    <w:rsid w:val="00C536BE"/>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C536BE"/>
    <w:pPr>
      <w:spacing w:line="240" w:lineRule="auto"/>
    </w:pPr>
    <w:rPr>
      <w:color w:val="00202A" w:themeColor="accent1" w:themeShade="BF"/>
    </w:rPr>
    <w:tblPr>
      <w:tblStyleRowBandSize w:val="1"/>
      <w:tblStyleColBandSize w:val="1"/>
      <w:tblBorders>
        <w:top w:val="single" w:sz="4" w:space="0" w:color="00B3EE" w:themeColor="accent1" w:themeTint="99"/>
        <w:left w:val="single" w:sz="4" w:space="0" w:color="00B3EE" w:themeColor="accent1" w:themeTint="99"/>
        <w:bottom w:val="single" w:sz="4" w:space="0" w:color="00B3EE" w:themeColor="accent1" w:themeTint="99"/>
        <w:right w:val="single" w:sz="4" w:space="0" w:color="00B3EE" w:themeColor="accent1" w:themeTint="99"/>
        <w:insideH w:val="single" w:sz="4" w:space="0" w:color="00B3EE" w:themeColor="accent1" w:themeTint="99"/>
        <w:insideV w:val="single" w:sz="4" w:space="0" w:color="00B3EE" w:themeColor="accent1" w:themeTint="99"/>
      </w:tblBorders>
    </w:tblPr>
    <w:tblStylePr w:type="firstRow">
      <w:rPr>
        <w:b/>
        <w:bCs/>
      </w:rPr>
      <w:tblPr/>
      <w:tcPr>
        <w:tcBorders>
          <w:bottom w:val="single" w:sz="12" w:space="0" w:color="00B3EE" w:themeColor="accent1" w:themeTint="99"/>
        </w:tcBorders>
      </w:tcPr>
    </w:tblStylePr>
    <w:tblStylePr w:type="lastRow">
      <w:rPr>
        <w:b/>
        <w:bCs/>
      </w:rPr>
      <w:tblPr/>
      <w:tcPr>
        <w:tcBorders>
          <w:top w:val="double" w:sz="4" w:space="0" w:color="00B3EE" w:themeColor="accent1" w:themeTint="99"/>
        </w:tcBorders>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GridTable6Colorful-Accent2">
    <w:name w:val="Grid Table 6 Colorful Accent 2"/>
    <w:basedOn w:val="TableNormal"/>
    <w:uiPriority w:val="99"/>
    <w:rsid w:val="00C536BE"/>
    <w:pPr>
      <w:spacing w:line="240" w:lineRule="auto"/>
    </w:pPr>
    <w:rPr>
      <w:color w:val="2E7AB0" w:themeColor="accent2" w:themeShade="BF"/>
    </w:rPr>
    <w:tblPr>
      <w:tblStyleRowBandSize w:val="1"/>
      <w:tblStyleColBandSize w:val="1"/>
      <w:tblBorders>
        <w:top w:val="single" w:sz="4" w:space="0" w:color="99C5E4" w:themeColor="accent2" w:themeTint="99"/>
        <w:left w:val="single" w:sz="4" w:space="0" w:color="99C5E4" w:themeColor="accent2" w:themeTint="99"/>
        <w:bottom w:val="single" w:sz="4" w:space="0" w:color="99C5E4" w:themeColor="accent2" w:themeTint="99"/>
        <w:right w:val="single" w:sz="4" w:space="0" w:color="99C5E4" w:themeColor="accent2" w:themeTint="99"/>
        <w:insideH w:val="single" w:sz="4" w:space="0" w:color="99C5E4" w:themeColor="accent2" w:themeTint="99"/>
        <w:insideV w:val="single" w:sz="4" w:space="0" w:color="99C5E4" w:themeColor="accent2" w:themeTint="99"/>
      </w:tblBorders>
    </w:tblPr>
    <w:tblStylePr w:type="firstRow">
      <w:rPr>
        <w:b/>
        <w:bCs/>
      </w:rPr>
      <w:tblPr/>
      <w:tcPr>
        <w:tcBorders>
          <w:bottom w:val="single" w:sz="12" w:space="0" w:color="99C5E4" w:themeColor="accent2" w:themeTint="99"/>
        </w:tcBorders>
      </w:tcPr>
    </w:tblStylePr>
    <w:tblStylePr w:type="lastRow">
      <w:rPr>
        <w:b/>
        <w:bCs/>
      </w:rPr>
      <w:tblPr/>
      <w:tcPr>
        <w:tcBorders>
          <w:top w:val="double" w:sz="4" w:space="0" w:color="99C5E4" w:themeColor="accent2" w:themeTint="99"/>
        </w:tcBorders>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GridTable6Colorful-Accent3">
    <w:name w:val="Grid Table 6 Colorful Accent 3"/>
    <w:basedOn w:val="TableNormal"/>
    <w:uiPriority w:val="99"/>
    <w:rsid w:val="00C536BE"/>
    <w:pPr>
      <w:spacing w:line="240" w:lineRule="auto"/>
    </w:pPr>
    <w:rPr>
      <w:color w:val="2E5871" w:themeColor="accent3" w:themeShade="BF"/>
    </w:rPr>
    <w:tblPr>
      <w:tblStyleRowBandSize w:val="1"/>
      <w:tblStyleColBandSize w:val="1"/>
      <w:tblBorders>
        <w:top w:val="single" w:sz="4" w:space="0" w:color="80AFCB" w:themeColor="accent3" w:themeTint="99"/>
        <w:left w:val="single" w:sz="4" w:space="0" w:color="80AFCB" w:themeColor="accent3" w:themeTint="99"/>
        <w:bottom w:val="single" w:sz="4" w:space="0" w:color="80AFCB" w:themeColor="accent3" w:themeTint="99"/>
        <w:right w:val="single" w:sz="4" w:space="0" w:color="80AFCB" w:themeColor="accent3" w:themeTint="99"/>
        <w:insideH w:val="single" w:sz="4" w:space="0" w:color="80AFCB" w:themeColor="accent3" w:themeTint="99"/>
        <w:insideV w:val="single" w:sz="4" w:space="0" w:color="80AFCB" w:themeColor="accent3" w:themeTint="99"/>
      </w:tblBorders>
    </w:tblPr>
    <w:tblStylePr w:type="firstRow">
      <w:rPr>
        <w:b/>
        <w:bCs/>
      </w:rPr>
      <w:tblPr/>
      <w:tcPr>
        <w:tcBorders>
          <w:bottom w:val="single" w:sz="12" w:space="0" w:color="80AFCB" w:themeColor="accent3" w:themeTint="99"/>
        </w:tcBorders>
      </w:tcPr>
    </w:tblStylePr>
    <w:tblStylePr w:type="lastRow">
      <w:rPr>
        <w:b/>
        <w:bCs/>
      </w:rPr>
      <w:tblPr/>
      <w:tcPr>
        <w:tcBorders>
          <w:top w:val="double" w:sz="4" w:space="0" w:color="80AFCB" w:themeColor="accent3" w:themeTint="99"/>
        </w:tcBorders>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GridTable6Colorful-Accent4">
    <w:name w:val="Grid Table 6 Colorful Accent 4"/>
    <w:basedOn w:val="TableNormal"/>
    <w:uiPriority w:val="99"/>
    <w:rsid w:val="00C536BE"/>
    <w:pPr>
      <w:spacing w:line="240" w:lineRule="auto"/>
    </w:pPr>
    <w:rPr>
      <w:color w:val="485A5F" w:themeColor="accent4" w:themeShade="BF"/>
    </w:rPr>
    <w:tblPr>
      <w:tblStyleRowBandSize w:val="1"/>
      <w:tblStyleColBandSize w:val="1"/>
      <w:tblBorders>
        <w:top w:val="single" w:sz="4" w:space="0" w:color="9DAFB5" w:themeColor="accent4" w:themeTint="99"/>
        <w:left w:val="single" w:sz="4" w:space="0" w:color="9DAFB5" w:themeColor="accent4" w:themeTint="99"/>
        <w:bottom w:val="single" w:sz="4" w:space="0" w:color="9DAFB5" w:themeColor="accent4" w:themeTint="99"/>
        <w:right w:val="single" w:sz="4" w:space="0" w:color="9DAFB5" w:themeColor="accent4" w:themeTint="99"/>
        <w:insideH w:val="single" w:sz="4" w:space="0" w:color="9DAFB5" w:themeColor="accent4" w:themeTint="99"/>
        <w:insideV w:val="single" w:sz="4" w:space="0" w:color="9DAFB5" w:themeColor="accent4" w:themeTint="99"/>
      </w:tblBorders>
    </w:tblPr>
    <w:tblStylePr w:type="firstRow">
      <w:rPr>
        <w:b/>
        <w:bCs/>
      </w:rPr>
      <w:tblPr/>
      <w:tcPr>
        <w:tcBorders>
          <w:bottom w:val="single" w:sz="12" w:space="0" w:color="9DAFB5" w:themeColor="accent4" w:themeTint="99"/>
        </w:tcBorders>
      </w:tcPr>
    </w:tblStylePr>
    <w:tblStylePr w:type="lastRow">
      <w:rPr>
        <w:b/>
        <w:bCs/>
      </w:rPr>
      <w:tblPr/>
      <w:tcPr>
        <w:tcBorders>
          <w:top w:val="double" w:sz="4" w:space="0" w:color="9DAFB5" w:themeColor="accent4" w:themeTint="99"/>
        </w:tcBorders>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GridTable6Colorful-Accent5">
    <w:name w:val="Grid Table 6 Colorful Accent 5"/>
    <w:basedOn w:val="TableNormal"/>
    <w:uiPriority w:val="99"/>
    <w:rsid w:val="00C536BE"/>
    <w:pPr>
      <w:spacing w:line="240" w:lineRule="auto"/>
    </w:pPr>
    <w:rPr>
      <w:color w:val="ADA289" w:themeColor="accent5" w:themeShade="BF"/>
    </w:rPr>
    <w:tblPr>
      <w:tblStyleRowBandSize w:val="1"/>
      <w:tblStyleColBandSize w:val="1"/>
      <w:tblBorders>
        <w:top w:val="single" w:sz="4" w:space="0" w:color="E7E4DD" w:themeColor="accent5" w:themeTint="99"/>
        <w:left w:val="single" w:sz="4" w:space="0" w:color="E7E4DD" w:themeColor="accent5" w:themeTint="99"/>
        <w:bottom w:val="single" w:sz="4" w:space="0" w:color="E7E4DD" w:themeColor="accent5" w:themeTint="99"/>
        <w:right w:val="single" w:sz="4" w:space="0" w:color="E7E4DD" w:themeColor="accent5" w:themeTint="99"/>
        <w:insideH w:val="single" w:sz="4" w:space="0" w:color="E7E4DD" w:themeColor="accent5" w:themeTint="99"/>
        <w:insideV w:val="single" w:sz="4" w:space="0" w:color="E7E4DD" w:themeColor="accent5" w:themeTint="99"/>
      </w:tblBorders>
    </w:tblPr>
    <w:tblStylePr w:type="firstRow">
      <w:rPr>
        <w:b/>
        <w:bCs/>
      </w:rPr>
      <w:tblPr/>
      <w:tcPr>
        <w:tcBorders>
          <w:bottom w:val="single" w:sz="12" w:space="0" w:color="E7E4DD" w:themeColor="accent5" w:themeTint="99"/>
        </w:tcBorders>
      </w:tcPr>
    </w:tblStylePr>
    <w:tblStylePr w:type="lastRow">
      <w:rPr>
        <w:b/>
        <w:bCs/>
      </w:rPr>
      <w:tblPr/>
      <w:tcPr>
        <w:tcBorders>
          <w:top w:val="double" w:sz="4" w:space="0" w:color="E7E4DD" w:themeColor="accent5" w:themeTint="99"/>
        </w:tcBorders>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GridTable6Colorful-Accent6">
    <w:name w:val="Grid Table 6 Colorful Accent 6"/>
    <w:basedOn w:val="TableNormal"/>
    <w:uiPriority w:val="99"/>
    <w:rsid w:val="00C536BE"/>
    <w:pPr>
      <w:spacing w:line="240" w:lineRule="auto"/>
    </w:pPr>
    <w:rPr>
      <w:color w:val="A2ADAA" w:themeColor="accent6" w:themeShade="BF"/>
    </w:rPr>
    <w:tblPr>
      <w:tblStyleRowBandSize w:val="1"/>
      <w:tblStyleColBandSize w:val="1"/>
      <w:tblBorders>
        <w:top w:val="single" w:sz="4" w:space="0" w:color="EBEDEC" w:themeColor="accent6" w:themeTint="99"/>
        <w:left w:val="single" w:sz="4" w:space="0" w:color="EBEDEC" w:themeColor="accent6" w:themeTint="99"/>
        <w:bottom w:val="single" w:sz="4" w:space="0" w:color="EBEDEC" w:themeColor="accent6" w:themeTint="99"/>
        <w:right w:val="single" w:sz="4" w:space="0" w:color="EBEDEC" w:themeColor="accent6" w:themeTint="99"/>
        <w:insideH w:val="single" w:sz="4" w:space="0" w:color="EBEDEC" w:themeColor="accent6" w:themeTint="99"/>
        <w:insideV w:val="single" w:sz="4" w:space="0" w:color="EBEDEC" w:themeColor="accent6" w:themeTint="99"/>
      </w:tblBorders>
    </w:tblPr>
    <w:tblStylePr w:type="firstRow">
      <w:rPr>
        <w:b/>
        <w:bCs/>
      </w:rPr>
      <w:tblPr/>
      <w:tcPr>
        <w:tcBorders>
          <w:bottom w:val="single" w:sz="12" w:space="0" w:color="EBEDEC" w:themeColor="accent6" w:themeTint="99"/>
        </w:tcBorders>
      </w:tcPr>
    </w:tblStylePr>
    <w:tblStylePr w:type="lastRow">
      <w:rPr>
        <w:b/>
        <w:bCs/>
      </w:rPr>
      <w:tblPr/>
      <w:tcPr>
        <w:tcBorders>
          <w:top w:val="double" w:sz="4" w:space="0" w:color="EBEDEC" w:themeColor="accent6" w:themeTint="99"/>
        </w:tcBorders>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GridTable7Colorful">
    <w:name w:val="Grid Table 7 Colorful"/>
    <w:basedOn w:val="TableNormal"/>
    <w:uiPriority w:val="99"/>
    <w:rsid w:val="00C536BE"/>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C536BE"/>
    <w:pPr>
      <w:spacing w:line="240" w:lineRule="auto"/>
    </w:pPr>
    <w:rPr>
      <w:color w:val="00202A" w:themeColor="accent1" w:themeShade="BF"/>
    </w:rPr>
    <w:tblPr>
      <w:tblStyleRowBandSize w:val="1"/>
      <w:tblStyleColBandSize w:val="1"/>
      <w:tblBorders>
        <w:top w:val="single" w:sz="4" w:space="0" w:color="00B3EE" w:themeColor="accent1" w:themeTint="99"/>
        <w:left w:val="single" w:sz="4" w:space="0" w:color="00B3EE" w:themeColor="accent1" w:themeTint="99"/>
        <w:bottom w:val="single" w:sz="4" w:space="0" w:color="00B3EE" w:themeColor="accent1" w:themeTint="99"/>
        <w:right w:val="single" w:sz="4" w:space="0" w:color="00B3EE" w:themeColor="accent1" w:themeTint="99"/>
        <w:insideH w:val="single" w:sz="4" w:space="0" w:color="00B3EE" w:themeColor="accent1" w:themeTint="99"/>
        <w:insideV w:val="single" w:sz="4" w:space="0" w:color="00B3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4E8FF" w:themeFill="accent1" w:themeFillTint="33"/>
      </w:tcPr>
    </w:tblStylePr>
    <w:tblStylePr w:type="band1Horz">
      <w:tblPr/>
      <w:tcPr>
        <w:shd w:val="clear" w:color="auto" w:fill="A4E8FF" w:themeFill="accent1" w:themeFillTint="33"/>
      </w:tcPr>
    </w:tblStylePr>
    <w:tblStylePr w:type="neCell">
      <w:tblPr/>
      <w:tcPr>
        <w:tcBorders>
          <w:bottom w:val="single" w:sz="4" w:space="0" w:color="00B3EE" w:themeColor="accent1" w:themeTint="99"/>
        </w:tcBorders>
      </w:tcPr>
    </w:tblStylePr>
    <w:tblStylePr w:type="nwCell">
      <w:tblPr/>
      <w:tcPr>
        <w:tcBorders>
          <w:bottom w:val="single" w:sz="4" w:space="0" w:color="00B3EE" w:themeColor="accent1" w:themeTint="99"/>
        </w:tcBorders>
      </w:tcPr>
    </w:tblStylePr>
    <w:tblStylePr w:type="seCell">
      <w:tblPr/>
      <w:tcPr>
        <w:tcBorders>
          <w:top w:val="single" w:sz="4" w:space="0" w:color="00B3EE" w:themeColor="accent1" w:themeTint="99"/>
        </w:tcBorders>
      </w:tcPr>
    </w:tblStylePr>
    <w:tblStylePr w:type="swCell">
      <w:tblPr/>
      <w:tcPr>
        <w:tcBorders>
          <w:top w:val="single" w:sz="4" w:space="0" w:color="00B3EE" w:themeColor="accent1" w:themeTint="99"/>
        </w:tcBorders>
      </w:tcPr>
    </w:tblStylePr>
  </w:style>
  <w:style w:type="table" w:styleId="GridTable7Colorful-Accent2">
    <w:name w:val="Grid Table 7 Colorful Accent 2"/>
    <w:basedOn w:val="TableNormal"/>
    <w:uiPriority w:val="99"/>
    <w:rsid w:val="00C536BE"/>
    <w:pPr>
      <w:spacing w:line="240" w:lineRule="auto"/>
    </w:pPr>
    <w:rPr>
      <w:color w:val="2E7AB0" w:themeColor="accent2" w:themeShade="BF"/>
    </w:rPr>
    <w:tblPr>
      <w:tblStyleRowBandSize w:val="1"/>
      <w:tblStyleColBandSize w:val="1"/>
      <w:tblBorders>
        <w:top w:val="single" w:sz="4" w:space="0" w:color="99C5E4" w:themeColor="accent2" w:themeTint="99"/>
        <w:left w:val="single" w:sz="4" w:space="0" w:color="99C5E4" w:themeColor="accent2" w:themeTint="99"/>
        <w:bottom w:val="single" w:sz="4" w:space="0" w:color="99C5E4" w:themeColor="accent2" w:themeTint="99"/>
        <w:right w:val="single" w:sz="4" w:space="0" w:color="99C5E4" w:themeColor="accent2" w:themeTint="99"/>
        <w:insideH w:val="single" w:sz="4" w:space="0" w:color="99C5E4" w:themeColor="accent2" w:themeTint="99"/>
        <w:insideV w:val="single" w:sz="4" w:space="0" w:color="99C5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BF6" w:themeFill="accent2" w:themeFillTint="33"/>
      </w:tcPr>
    </w:tblStylePr>
    <w:tblStylePr w:type="band1Horz">
      <w:tblPr/>
      <w:tcPr>
        <w:shd w:val="clear" w:color="auto" w:fill="DDEBF6" w:themeFill="accent2" w:themeFillTint="33"/>
      </w:tcPr>
    </w:tblStylePr>
    <w:tblStylePr w:type="neCell">
      <w:tblPr/>
      <w:tcPr>
        <w:tcBorders>
          <w:bottom w:val="single" w:sz="4" w:space="0" w:color="99C5E4" w:themeColor="accent2" w:themeTint="99"/>
        </w:tcBorders>
      </w:tcPr>
    </w:tblStylePr>
    <w:tblStylePr w:type="nwCell">
      <w:tblPr/>
      <w:tcPr>
        <w:tcBorders>
          <w:bottom w:val="single" w:sz="4" w:space="0" w:color="99C5E4" w:themeColor="accent2" w:themeTint="99"/>
        </w:tcBorders>
      </w:tcPr>
    </w:tblStylePr>
    <w:tblStylePr w:type="seCell">
      <w:tblPr/>
      <w:tcPr>
        <w:tcBorders>
          <w:top w:val="single" w:sz="4" w:space="0" w:color="99C5E4" w:themeColor="accent2" w:themeTint="99"/>
        </w:tcBorders>
      </w:tcPr>
    </w:tblStylePr>
    <w:tblStylePr w:type="swCell">
      <w:tblPr/>
      <w:tcPr>
        <w:tcBorders>
          <w:top w:val="single" w:sz="4" w:space="0" w:color="99C5E4" w:themeColor="accent2" w:themeTint="99"/>
        </w:tcBorders>
      </w:tcPr>
    </w:tblStylePr>
  </w:style>
  <w:style w:type="table" w:styleId="GridTable7Colorful-Accent3">
    <w:name w:val="Grid Table 7 Colorful Accent 3"/>
    <w:basedOn w:val="TableNormal"/>
    <w:uiPriority w:val="99"/>
    <w:rsid w:val="00C536BE"/>
    <w:pPr>
      <w:spacing w:line="240" w:lineRule="auto"/>
    </w:pPr>
    <w:rPr>
      <w:color w:val="2E5871" w:themeColor="accent3" w:themeShade="BF"/>
    </w:rPr>
    <w:tblPr>
      <w:tblStyleRowBandSize w:val="1"/>
      <w:tblStyleColBandSize w:val="1"/>
      <w:tblBorders>
        <w:top w:val="single" w:sz="4" w:space="0" w:color="80AFCB" w:themeColor="accent3" w:themeTint="99"/>
        <w:left w:val="single" w:sz="4" w:space="0" w:color="80AFCB" w:themeColor="accent3" w:themeTint="99"/>
        <w:bottom w:val="single" w:sz="4" w:space="0" w:color="80AFCB" w:themeColor="accent3" w:themeTint="99"/>
        <w:right w:val="single" w:sz="4" w:space="0" w:color="80AFCB" w:themeColor="accent3" w:themeTint="99"/>
        <w:insideH w:val="single" w:sz="4" w:space="0" w:color="80AFCB" w:themeColor="accent3" w:themeTint="99"/>
        <w:insideV w:val="single" w:sz="4" w:space="0" w:color="80AFC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E4ED" w:themeFill="accent3" w:themeFillTint="33"/>
      </w:tcPr>
    </w:tblStylePr>
    <w:tblStylePr w:type="band1Horz">
      <w:tblPr/>
      <w:tcPr>
        <w:shd w:val="clear" w:color="auto" w:fill="D4E4ED" w:themeFill="accent3" w:themeFillTint="33"/>
      </w:tcPr>
    </w:tblStylePr>
    <w:tblStylePr w:type="neCell">
      <w:tblPr/>
      <w:tcPr>
        <w:tcBorders>
          <w:bottom w:val="single" w:sz="4" w:space="0" w:color="80AFCB" w:themeColor="accent3" w:themeTint="99"/>
        </w:tcBorders>
      </w:tcPr>
    </w:tblStylePr>
    <w:tblStylePr w:type="nwCell">
      <w:tblPr/>
      <w:tcPr>
        <w:tcBorders>
          <w:bottom w:val="single" w:sz="4" w:space="0" w:color="80AFCB" w:themeColor="accent3" w:themeTint="99"/>
        </w:tcBorders>
      </w:tcPr>
    </w:tblStylePr>
    <w:tblStylePr w:type="seCell">
      <w:tblPr/>
      <w:tcPr>
        <w:tcBorders>
          <w:top w:val="single" w:sz="4" w:space="0" w:color="80AFCB" w:themeColor="accent3" w:themeTint="99"/>
        </w:tcBorders>
      </w:tcPr>
    </w:tblStylePr>
    <w:tblStylePr w:type="swCell">
      <w:tblPr/>
      <w:tcPr>
        <w:tcBorders>
          <w:top w:val="single" w:sz="4" w:space="0" w:color="80AFCB" w:themeColor="accent3" w:themeTint="99"/>
        </w:tcBorders>
      </w:tcPr>
    </w:tblStylePr>
  </w:style>
  <w:style w:type="table" w:styleId="GridTable7Colorful-Accent4">
    <w:name w:val="Grid Table 7 Colorful Accent 4"/>
    <w:basedOn w:val="TableNormal"/>
    <w:uiPriority w:val="99"/>
    <w:rsid w:val="00C536BE"/>
    <w:pPr>
      <w:spacing w:line="240" w:lineRule="auto"/>
    </w:pPr>
    <w:rPr>
      <w:color w:val="485A5F" w:themeColor="accent4" w:themeShade="BF"/>
    </w:rPr>
    <w:tblPr>
      <w:tblStyleRowBandSize w:val="1"/>
      <w:tblStyleColBandSize w:val="1"/>
      <w:tblBorders>
        <w:top w:val="single" w:sz="4" w:space="0" w:color="9DAFB5" w:themeColor="accent4" w:themeTint="99"/>
        <w:left w:val="single" w:sz="4" w:space="0" w:color="9DAFB5" w:themeColor="accent4" w:themeTint="99"/>
        <w:bottom w:val="single" w:sz="4" w:space="0" w:color="9DAFB5" w:themeColor="accent4" w:themeTint="99"/>
        <w:right w:val="single" w:sz="4" w:space="0" w:color="9DAFB5" w:themeColor="accent4" w:themeTint="99"/>
        <w:insideH w:val="single" w:sz="4" w:space="0" w:color="9DAFB5" w:themeColor="accent4" w:themeTint="99"/>
        <w:insideV w:val="single" w:sz="4" w:space="0" w:color="9DAFB5"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4E6" w:themeFill="accent4" w:themeFillTint="33"/>
      </w:tcPr>
    </w:tblStylePr>
    <w:tblStylePr w:type="band1Horz">
      <w:tblPr/>
      <w:tcPr>
        <w:shd w:val="clear" w:color="auto" w:fill="DEE4E6" w:themeFill="accent4" w:themeFillTint="33"/>
      </w:tcPr>
    </w:tblStylePr>
    <w:tblStylePr w:type="neCell">
      <w:tblPr/>
      <w:tcPr>
        <w:tcBorders>
          <w:bottom w:val="single" w:sz="4" w:space="0" w:color="9DAFB5" w:themeColor="accent4" w:themeTint="99"/>
        </w:tcBorders>
      </w:tcPr>
    </w:tblStylePr>
    <w:tblStylePr w:type="nwCell">
      <w:tblPr/>
      <w:tcPr>
        <w:tcBorders>
          <w:bottom w:val="single" w:sz="4" w:space="0" w:color="9DAFB5" w:themeColor="accent4" w:themeTint="99"/>
        </w:tcBorders>
      </w:tcPr>
    </w:tblStylePr>
    <w:tblStylePr w:type="seCell">
      <w:tblPr/>
      <w:tcPr>
        <w:tcBorders>
          <w:top w:val="single" w:sz="4" w:space="0" w:color="9DAFB5" w:themeColor="accent4" w:themeTint="99"/>
        </w:tcBorders>
      </w:tcPr>
    </w:tblStylePr>
    <w:tblStylePr w:type="swCell">
      <w:tblPr/>
      <w:tcPr>
        <w:tcBorders>
          <w:top w:val="single" w:sz="4" w:space="0" w:color="9DAFB5" w:themeColor="accent4" w:themeTint="99"/>
        </w:tcBorders>
      </w:tcPr>
    </w:tblStylePr>
  </w:style>
  <w:style w:type="table" w:styleId="GridTable7Colorful-Accent5">
    <w:name w:val="Grid Table 7 Colorful Accent 5"/>
    <w:basedOn w:val="TableNormal"/>
    <w:uiPriority w:val="99"/>
    <w:rsid w:val="00C536BE"/>
    <w:pPr>
      <w:spacing w:line="240" w:lineRule="auto"/>
    </w:pPr>
    <w:rPr>
      <w:color w:val="ADA289" w:themeColor="accent5" w:themeShade="BF"/>
    </w:rPr>
    <w:tblPr>
      <w:tblStyleRowBandSize w:val="1"/>
      <w:tblStyleColBandSize w:val="1"/>
      <w:tblBorders>
        <w:top w:val="single" w:sz="4" w:space="0" w:color="E7E4DD" w:themeColor="accent5" w:themeTint="99"/>
        <w:left w:val="single" w:sz="4" w:space="0" w:color="E7E4DD" w:themeColor="accent5" w:themeTint="99"/>
        <w:bottom w:val="single" w:sz="4" w:space="0" w:color="E7E4DD" w:themeColor="accent5" w:themeTint="99"/>
        <w:right w:val="single" w:sz="4" w:space="0" w:color="E7E4DD" w:themeColor="accent5" w:themeTint="99"/>
        <w:insideH w:val="single" w:sz="4" w:space="0" w:color="E7E4DD" w:themeColor="accent5" w:themeTint="99"/>
        <w:insideV w:val="single" w:sz="4" w:space="0" w:color="E7E4D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6F3" w:themeFill="accent5" w:themeFillTint="33"/>
      </w:tcPr>
    </w:tblStylePr>
    <w:tblStylePr w:type="band1Horz">
      <w:tblPr/>
      <w:tcPr>
        <w:shd w:val="clear" w:color="auto" w:fill="F7F6F3" w:themeFill="accent5" w:themeFillTint="33"/>
      </w:tcPr>
    </w:tblStylePr>
    <w:tblStylePr w:type="neCell">
      <w:tblPr/>
      <w:tcPr>
        <w:tcBorders>
          <w:bottom w:val="single" w:sz="4" w:space="0" w:color="E7E4DD" w:themeColor="accent5" w:themeTint="99"/>
        </w:tcBorders>
      </w:tcPr>
    </w:tblStylePr>
    <w:tblStylePr w:type="nwCell">
      <w:tblPr/>
      <w:tcPr>
        <w:tcBorders>
          <w:bottom w:val="single" w:sz="4" w:space="0" w:color="E7E4DD" w:themeColor="accent5" w:themeTint="99"/>
        </w:tcBorders>
      </w:tcPr>
    </w:tblStylePr>
    <w:tblStylePr w:type="seCell">
      <w:tblPr/>
      <w:tcPr>
        <w:tcBorders>
          <w:top w:val="single" w:sz="4" w:space="0" w:color="E7E4DD" w:themeColor="accent5" w:themeTint="99"/>
        </w:tcBorders>
      </w:tcPr>
    </w:tblStylePr>
    <w:tblStylePr w:type="swCell">
      <w:tblPr/>
      <w:tcPr>
        <w:tcBorders>
          <w:top w:val="single" w:sz="4" w:space="0" w:color="E7E4DD" w:themeColor="accent5" w:themeTint="99"/>
        </w:tcBorders>
      </w:tcPr>
    </w:tblStylePr>
  </w:style>
  <w:style w:type="table" w:styleId="GridTable7Colorful-Accent6">
    <w:name w:val="Grid Table 7 Colorful Accent 6"/>
    <w:basedOn w:val="TableNormal"/>
    <w:uiPriority w:val="99"/>
    <w:rsid w:val="00C536BE"/>
    <w:pPr>
      <w:spacing w:line="240" w:lineRule="auto"/>
    </w:pPr>
    <w:rPr>
      <w:color w:val="A2ADAA" w:themeColor="accent6" w:themeShade="BF"/>
    </w:rPr>
    <w:tblPr>
      <w:tblStyleRowBandSize w:val="1"/>
      <w:tblStyleColBandSize w:val="1"/>
      <w:tblBorders>
        <w:top w:val="single" w:sz="4" w:space="0" w:color="EBEDEC" w:themeColor="accent6" w:themeTint="99"/>
        <w:left w:val="single" w:sz="4" w:space="0" w:color="EBEDEC" w:themeColor="accent6" w:themeTint="99"/>
        <w:bottom w:val="single" w:sz="4" w:space="0" w:color="EBEDEC" w:themeColor="accent6" w:themeTint="99"/>
        <w:right w:val="single" w:sz="4" w:space="0" w:color="EBEDEC" w:themeColor="accent6" w:themeTint="99"/>
        <w:insideH w:val="single" w:sz="4" w:space="0" w:color="EBEDEC" w:themeColor="accent6" w:themeTint="99"/>
        <w:insideV w:val="single" w:sz="4" w:space="0" w:color="EBED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9F8" w:themeFill="accent6" w:themeFillTint="33"/>
      </w:tcPr>
    </w:tblStylePr>
    <w:tblStylePr w:type="band1Horz">
      <w:tblPr/>
      <w:tcPr>
        <w:shd w:val="clear" w:color="auto" w:fill="F8F9F8" w:themeFill="accent6" w:themeFillTint="33"/>
      </w:tcPr>
    </w:tblStylePr>
    <w:tblStylePr w:type="neCell">
      <w:tblPr/>
      <w:tcPr>
        <w:tcBorders>
          <w:bottom w:val="single" w:sz="4" w:space="0" w:color="EBEDEC" w:themeColor="accent6" w:themeTint="99"/>
        </w:tcBorders>
      </w:tcPr>
    </w:tblStylePr>
    <w:tblStylePr w:type="nwCell">
      <w:tblPr/>
      <w:tcPr>
        <w:tcBorders>
          <w:bottom w:val="single" w:sz="4" w:space="0" w:color="EBEDEC" w:themeColor="accent6" w:themeTint="99"/>
        </w:tcBorders>
      </w:tcPr>
    </w:tblStylePr>
    <w:tblStylePr w:type="seCell">
      <w:tblPr/>
      <w:tcPr>
        <w:tcBorders>
          <w:top w:val="single" w:sz="4" w:space="0" w:color="EBEDEC" w:themeColor="accent6" w:themeTint="99"/>
        </w:tcBorders>
      </w:tcPr>
    </w:tblStylePr>
    <w:tblStylePr w:type="swCell">
      <w:tblPr/>
      <w:tcPr>
        <w:tcBorders>
          <w:top w:val="single" w:sz="4" w:space="0" w:color="EBEDEC" w:themeColor="accent6" w:themeTint="99"/>
        </w:tcBorders>
      </w:tcPr>
    </w:tblStylePr>
  </w:style>
  <w:style w:type="table" w:styleId="LightGrid">
    <w:name w:val="Light Grid"/>
    <w:basedOn w:val="TableNormal"/>
    <w:uiPriority w:val="99"/>
    <w:semiHidden/>
    <w:unhideWhenUsed/>
    <w:rsid w:val="00C536BE"/>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C536BE"/>
    <w:pPr>
      <w:spacing w:line="240" w:lineRule="auto"/>
    </w:pPr>
    <w:tblPr>
      <w:tblStyleRowBandSize w:val="1"/>
      <w:tblStyleColBandSize w:val="1"/>
      <w:tblBorders>
        <w:top w:val="single" w:sz="8" w:space="0" w:color="002B39" w:themeColor="accent1"/>
        <w:left w:val="single" w:sz="8" w:space="0" w:color="002B39" w:themeColor="accent1"/>
        <w:bottom w:val="single" w:sz="8" w:space="0" w:color="002B39" w:themeColor="accent1"/>
        <w:right w:val="single" w:sz="8" w:space="0" w:color="002B39" w:themeColor="accent1"/>
        <w:insideH w:val="single" w:sz="8" w:space="0" w:color="002B39" w:themeColor="accent1"/>
        <w:insideV w:val="single" w:sz="8" w:space="0" w:color="002B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B39" w:themeColor="accent1"/>
          <w:left w:val="single" w:sz="8" w:space="0" w:color="002B39" w:themeColor="accent1"/>
          <w:bottom w:val="single" w:sz="18" w:space="0" w:color="002B39" w:themeColor="accent1"/>
          <w:right w:val="single" w:sz="8" w:space="0" w:color="002B39" w:themeColor="accent1"/>
          <w:insideH w:val="nil"/>
          <w:insideV w:val="single" w:sz="8" w:space="0" w:color="002B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B39" w:themeColor="accent1"/>
          <w:left w:val="single" w:sz="8" w:space="0" w:color="002B39" w:themeColor="accent1"/>
          <w:bottom w:val="single" w:sz="8" w:space="0" w:color="002B39" w:themeColor="accent1"/>
          <w:right w:val="single" w:sz="8" w:space="0" w:color="002B39" w:themeColor="accent1"/>
          <w:insideH w:val="nil"/>
          <w:insideV w:val="single" w:sz="8" w:space="0" w:color="002B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B39" w:themeColor="accent1"/>
          <w:left w:val="single" w:sz="8" w:space="0" w:color="002B39" w:themeColor="accent1"/>
          <w:bottom w:val="single" w:sz="8" w:space="0" w:color="002B39" w:themeColor="accent1"/>
          <w:right w:val="single" w:sz="8" w:space="0" w:color="002B39" w:themeColor="accent1"/>
        </w:tcBorders>
      </w:tcPr>
    </w:tblStylePr>
    <w:tblStylePr w:type="band1Vert">
      <w:tblPr/>
      <w:tcPr>
        <w:tcBorders>
          <w:top w:val="single" w:sz="8" w:space="0" w:color="002B39" w:themeColor="accent1"/>
          <w:left w:val="single" w:sz="8" w:space="0" w:color="002B39" w:themeColor="accent1"/>
          <w:bottom w:val="single" w:sz="8" w:space="0" w:color="002B39" w:themeColor="accent1"/>
          <w:right w:val="single" w:sz="8" w:space="0" w:color="002B39" w:themeColor="accent1"/>
        </w:tcBorders>
        <w:shd w:val="clear" w:color="auto" w:fill="8FE3FF" w:themeFill="accent1" w:themeFillTint="3F"/>
      </w:tcPr>
    </w:tblStylePr>
    <w:tblStylePr w:type="band1Horz">
      <w:tblPr/>
      <w:tcPr>
        <w:tcBorders>
          <w:top w:val="single" w:sz="8" w:space="0" w:color="002B39" w:themeColor="accent1"/>
          <w:left w:val="single" w:sz="8" w:space="0" w:color="002B39" w:themeColor="accent1"/>
          <w:bottom w:val="single" w:sz="8" w:space="0" w:color="002B39" w:themeColor="accent1"/>
          <w:right w:val="single" w:sz="8" w:space="0" w:color="002B39" w:themeColor="accent1"/>
          <w:insideV w:val="single" w:sz="8" w:space="0" w:color="002B39" w:themeColor="accent1"/>
        </w:tcBorders>
        <w:shd w:val="clear" w:color="auto" w:fill="8FE3FF" w:themeFill="accent1" w:themeFillTint="3F"/>
      </w:tcPr>
    </w:tblStylePr>
    <w:tblStylePr w:type="band2Horz">
      <w:tblPr/>
      <w:tcPr>
        <w:tcBorders>
          <w:top w:val="single" w:sz="8" w:space="0" w:color="002B39" w:themeColor="accent1"/>
          <w:left w:val="single" w:sz="8" w:space="0" w:color="002B39" w:themeColor="accent1"/>
          <w:bottom w:val="single" w:sz="8" w:space="0" w:color="002B39" w:themeColor="accent1"/>
          <w:right w:val="single" w:sz="8" w:space="0" w:color="002B39" w:themeColor="accent1"/>
          <w:insideV w:val="single" w:sz="8" w:space="0" w:color="002B39" w:themeColor="accent1"/>
        </w:tcBorders>
      </w:tcPr>
    </w:tblStylePr>
  </w:style>
  <w:style w:type="table" w:styleId="LightGrid-Accent2">
    <w:name w:val="Light Grid Accent 2"/>
    <w:basedOn w:val="TableNormal"/>
    <w:uiPriority w:val="99"/>
    <w:semiHidden/>
    <w:unhideWhenUsed/>
    <w:rsid w:val="00C536BE"/>
    <w:pPr>
      <w:spacing w:line="240" w:lineRule="auto"/>
    </w:pPr>
    <w:tblPr>
      <w:tblStyleRowBandSize w:val="1"/>
      <w:tblStyleColBandSize w:val="1"/>
      <w:tblBorders>
        <w:top w:val="single" w:sz="8" w:space="0" w:color="56A0D3" w:themeColor="accent2"/>
        <w:left w:val="single" w:sz="8" w:space="0" w:color="56A0D3" w:themeColor="accent2"/>
        <w:bottom w:val="single" w:sz="8" w:space="0" w:color="56A0D3" w:themeColor="accent2"/>
        <w:right w:val="single" w:sz="8" w:space="0" w:color="56A0D3" w:themeColor="accent2"/>
        <w:insideH w:val="single" w:sz="8" w:space="0" w:color="56A0D3" w:themeColor="accent2"/>
        <w:insideV w:val="single" w:sz="8" w:space="0" w:color="56A0D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A0D3" w:themeColor="accent2"/>
          <w:left w:val="single" w:sz="8" w:space="0" w:color="56A0D3" w:themeColor="accent2"/>
          <w:bottom w:val="single" w:sz="18" w:space="0" w:color="56A0D3" w:themeColor="accent2"/>
          <w:right w:val="single" w:sz="8" w:space="0" w:color="56A0D3" w:themeColor="accent2"/>
          <w:insideH w:val="nil"/>
          <w:insideV w:val="single" w:sz="8" w:space="0" w:color="56A0D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A0D3" w:themeColor="accent2"/>
          <w:left w:val="single" w:sz="8" w:space="0" w:color="56A0D3" w:themeColor="accent2"/>
          <w:bottom w:val="single" w:sz="8" w:space="0" w:color="56A0D3" w:themeColor="accent2"/>
          <w:right w:val="single" w:sz="8" w:space="0" w:color="56A0D3" w:themeColor="accent2"/>
          <w:insideH w:val="nil"/>
          <w:insideV w:val="single" w:sz="8" w:space="0" w:color="56A0D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A0D3" w:themeColor="accent2"/>
          <w:left w:val="single" w:sz="8" w:space="0" w:color="56A0D3" w:themeColor="accent2"/>
          <w:bottom w:val="single" w:sz="8" w:space="0" w:color="56A0D3" w:themeColor="accent2"/>
          <w:right w:val="single" w:sz="8" w:space="0" w:color="56A0D3" w:themeColor="accent2"/>
        </w:tcBorders>
      </w:tcPr>
    </w:tblStylePr>
    <w:tblStylePr w:type="band1Vert">
      <w:tblPr/>
      <w:tcPr>
        <w:tcBorders>
          <w:top w:val="single" w:sz="8" w:space="0" w:color="56A0D3" w:themeColor="accent2"/>
          <w:left w:val="single" w:sz="8" w:space="0" w:color="56A0D3" w:themeColor="accent2"/>
          <w:bottom w:val="single" w:sz="8" w:space="0" w:color="56A0D3" w:themeColor="accent2"/>
          <w:right w:val="single" w:sz="8" w:space="0" w:color="56A0D3" w:themeColor="accent2"/>
        </w:tcBorders>
        <w:shd w:val="clear" w:color="auto" w:fill="D5E7F4" w:themeFill="accent2" w:themeFillTint="3F"/>
      </w:tcPr>
    </w:tblStylePr>
    <w:tblStylePr w:type="band1Horz">
      <w:tblPr/>
      <w:tcPr>
        <w:tcBorders>
          <w:top w:val="single" w:sz="8" w:space="0" w:color="56A0D3" w:themeColor="accent2"/>
          <w:left w:val="single" w:sz="8" w:space="0" w:color="56A0D3" w:themeColor="accent2"/>
          <w:bottom w:val="single" w:sz="8" w:space="0" w:color="56A0D3" w:themeColor="accent2"/>
          <w:right w:val="single" w:sz="8" w:space="0" w:color="56A0D3" w:themeColor="accent2"/>
          <w:insideV w:val="single" w:sz="8" w:space="0" w:color="56A0D3" w:themeColor="accent2"/>
        </w:tcBorders>
        <w:shd w:val="clear" w:color="auto" w:fill="D5E7F4" w:themeFill="accent2" w:themeFillTint="3F"/>
      </w:tcPr>
    </w:tblStylePr>
    <w:tblStylePr w:type="band2Horz">
      <w:tblPr/>
      <w:tcPr>
        <w:tcBorders>
          <w:top w:val="single" w:sz="8" w:space="0" w:color="56A0D3" w:themeColor="accent2"/>
          <w:left w:val="single" w:sz="8" w:space="0" w:color="56A0D3" w:themeColor="accent2"/>
          <w:bottom w:val="single" w:sz="8" w:space="0" w:color="56A0D3" w:themeColor="accent2"/>
          <w:right w:val="single" w:sz="8" w:space="0" w:color="56A0D3" w:themeColor="accent2"/>
          <w:insideV w:val="single" w:sz="8" w:space="0" w:color="56A0D3" w:themeColor="accent2"/>
        </w:tcBorders>
      </w:tcPr>
    </w:tblStylePr>
  </w:style>
  <w:style w:type="table" w:styleId="LightGrid-Accent3">
    <w:name w:val="Light Grid Accent 3"/>
    <w:basedOn w:val="TableNormal"/>
    <w:uiPriority w:val="99"/>
    <w:semiHidden/>
    <w:unhideWhenUsed/>
    <w:rsid w:val="00C536BE"/>
    <w:pPr>
      <w:spacing w:line="240" w:lineRule="auto"/>
    </w:pPr>
    <w:tblPr>
      <w:tblStyleRowBandSize w:val="1"/>
      <w:tblStyleColBandSize w:val="1"/>
      <w:tblBorders>
        <w:top w:val="single" w:sz="8" w:space="0" w:color="3E7698" w:themeColor="accent3"/>
        <w:left w:val="single" w:sz="8" w:space="0" w:color="3E7698" w:themeColor="accent3"/>
        <w:bottom w:val="single" w:sz="8" w:space="0" w:color="3E7698" w:themeColor="accent3"/>
        <w:right w:val="single" w:sz="8" w:space="0" w:color="3E7698" w:themeColor="accent3"/>
        <w:insideH w:val="single" w:sz="8" w:space="0" w:color="3E7698" w:themeColor="accent3"/>
        <w:insideV w:val="single" w:sz="8" w:space="0" w:color="3E769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E7698" w:themeColor="accent3"/>
          <w:left w:val="single" w:sz="8" w:space="0" w:color="3E7698" w:themeColor="accent3"/>
          <w:bottom w:val="single" w:sz="18" w:space="0" w:color="3E7698" w:themeColor="accent3"/>
          <w:right w:val="single" w:sz="8" w:space="0" w:color="3E7698" w:themeColor="accent3"/>
          <w:insideH w:val="nil"/>
          <w:insideV w:val="single" w:sz="8" w:space="0" w:color="3E769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E7698" w:themeColor="accent3"/>
          <w:left w:val="single" w:sz="8" w:space="0" w:color="3E7698" w:themeColor="accent3"/>
          <w:bottom w:val="single" w:sz="8" w:space="0" w:color="3E7698" w:themeColor="accent3"/>
          <w:right w:val="single" w:sz="8" w:space="0" w:color="3E7698" w:themeColor="accent3"/>
          <w:insideH w:val="nil"/>
          <w:insideV w:val="single" w:sz="8" w:space="0" w:color="3E769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E7698" w:themeColor="accent3"/>
          <w:left w:val="single" w:sz="8" w:space="0" w:color="3E7698" w:themeColor="accent3"/>
          <w:bottom w:val="single" w:sz="8" w:space="0" w:color="3E7698" w:themeColor="accent3"/>
          <w:right w:val="single" w:sz="8" w:space="0" w:color="3E7698" w:themeColor="accent3"/>
        </w:tcBorders>
      </w:tcPr>
    </w:tblStylePr>
    <w:tblStylePr w:type="band1Vert">
      <w:tblPr/>
      <w:tcPr>
        <w:tcBorders>
          <w:top w:val="single" w:sz="8" w:space="0" w:color="3E7698" w:themeColor="accent3"/>
          <w:left w:val="single" w:sz="8" w:space="0" w:color="3E7698" w:themeColor="accent3"/>
          <w:bottom w:val="single" w:sz="8" w:space="0" w:color="3E7698" w:themeColor="accent3"/>
          <w:right w:val="single" w:sz="8" w:space="0" w:color="3E7698" w:themeColor="accent3"/>
        </w:tcBorders>
        <w:shd w:val="clear" w:color="auto" w:fill="CADEE9" w:themeFill="accent3" w:themeFillTint="3F"/>
      </w:tcPr>
    </w:tblStylePr>
    <w:tblStylePr w:type="band1Horz">
      <w:tblPr/>
      <w:tcPr>
        <w:tcBorders>
          <w:top w:val="single" w:sz="8" w:space="0" w:color="3E7698" w:themeColor="accent3"/>
          <w:left w:val="single" w:sz="8" w:space="0" w:color="3E7698" w:themeColor="accent3"/>
          <w:bottom w:val="single" w:sz="8" w:space="0" w:color="3E7698" w:themeColor="accent3"/>
          <w:right w:val="single" w:sz="8" w:space="0" w:color="3E7698" w:themeColor="accent3"/>
          <w:insideV w:val="single" w:sz="8" w:space="0" w:color="3E7698" w:themeColor="accent3"/>
        </w:tcBorders>
        <w:shd w:val="clear" w:color="auto" w:fill="CADEE9" w:themeFill="accent3" w:themeFillTint="3F"/>
      </w:tcPr>
    </w:tblStylePr>
    <w:tblStylePr w:type="band2Horz">
      <w:tblPr/>
      <w:tcPr>
        <w:tcBorders>
          <w:top w:val="single" w:sz="8" w:space="0" w:color="3E7698" w:themeColor="accent3"/>
          <w:left w:val="single" w:sz="8" w:space="0" w:color="3E7698" w:themeColor="accent3"/>
          <w:bottom w:val="single" w:sz="8" w:space="0" w:color="3E7698" w:themeColor="accent3"/>
          <w:right w:val="single" w:sz="8" w:space="0" w:color="3E7698" w:themeColor="accent3"/>
          <w:insideV w:val="single" w:sz="8" w:space="0" w:color="3E7698" w:themeColor="accent3"/>
        </w:tcBorders>
      </w:tcPr>
    </w:tblStylePr>
  </w:style>
  <w:style w:type="table" w:styleId="LightGrid-Accent4">
    <w:name w:val="Light Grid Accent 4"/>
    <w:basedOn w:val="TableNormal"/>
    <w:uiPriority w:val="99"/>
    <w:semiHidden/>
    <w:unhideWhenUsed/>
    <w:rsid w:val="00C536BE"/>
    <w:pPr>
      <w:spacing w:line="240" w:lineRule="auto"/>
    </w:pPr>
    <w:tblPr>
      <w:tblStyleRowBandSize w:val="1"/>
      <w:tblStyleColBandSize w:val="1"/>
      <w:tblBorders>
        <w:top w:val="single" w:sz="8" w:space="0" w:color="617980" w:themeColor="accent4"/>
        <w:left w:val="single" w:sz="8" w:space="0" w:color="617980" w:themeColor="accent4"/>
        <w:bottom w:val="single" w:sz="8" w:space="0" w:color="617980" w:themeColor="accent4"/>
        <w:right w:val="single" w:sz="8" w:space="0" w:color="617980" w:themeColor="accent4"/>
        <w:insideH w:val="single" w:sz="8" w:space="0" w:color="617980" w:themeColor="accent4"/>
        <w:insideV w:val="single" w:sz="8" w:space="0" w:color="6179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17980" w:themeColor="accent4"/>
          <w:left w:val="single" w:sz="8" w:space="0" w:color="617980" w:themeColor="accent4"/>
          <w:bottom w:val="single" w:sz="18" w:space="0" w:color="617980" w:themeColor="accent4"/>
          <w:right w:val="single" w:sz="8" w:space="0" w:color="617980" w:themeColor="accent4"/>
          <w:insideH w:val="nil"/>
          <w:insideV w:val="single" w:sz="8" w:space="0" w:color="6179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17980" w:themeColor="accent4"/>
          <w:left w:val="single" w:sz="8" w:space="0" w:color="617980" w:themeColor="accent4"/>
          <w:bottom w:val="single" w:sz="8" w:space="0" w:color="617980" w:themeColor="accent4"/>
          <w:right w:val="single" w:sz="8" w:space="0" w:color="617980" w:themeColor="accent4"/>
          <w:insideH w:val="nil"/>
          <w:insideV w:val="single" w:sz="8" w:space="0" w:color="6179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17980" w:themeColor="accent4"/>
          <w:left w:val="single" w:sz="8" w:space="0" w:color="617980" w:themeColor="accent4"/>
          <w:bottom w:val="single" w:sz="8" w:space="0" w:color="617980" w:themeColor="accent4"/>
          <w:right w:val="single" w:sz="8" w:space="0" w:color="617980" w:themeColor="accent4"/>
        </w:tcBorders>
      </w:tcPr>
    </w:tblStylePr>
    <w:tblStylePr w:type="band1Vert">
      <w:tblPr/>
      <w:tcPr>
        <w:tcBorders>
          <w:top w:val="single" w:sz="8" w:space="0" w:color="617980" w:themeColor="accent4"/>
          <w:left w:val="single" w:sz="8" w:space="0" w:color="617980" w:themeColor="accent4"/>
          <w:bottom w:val="single" w:sz="8" w:space="0" w:color="617980" w:themeColor="accent4"/>
          <w:right w:val="single" w:sz="8" w:space="0" w:color="617980" w:themeColor="accent4"/>
        </w:tcBorders>
        <w:shd w:val="clear" w:color="auto" w:fill="D6DEE0" w:themeFill="accent4" w:themeFillTint="3F"/>
      </w:tcPr>
    </w:tblStylePr>
    <w:tblStylePr w:type="band1Horz">
      <w:tblPr/>
      <w:tcPr>
        <w:tcBorders>
          <w:top w:val="single" w:sz="8" w:space="0" w:color="617980" w:themeColor="accent4"/>
          <w:left w:val="single" w:sz="8" w:space="0" w:color="617980" w:themeColor="accent4"/>
          <w:bottom w:val="single" w:sz="8" w:space="0" w:color="617980" w:themeColor="accent4"/>
          <w:right w:val="single" w:sz="8" w:space="0" w:color="617980" w:themeColor="accent4"/>
          <w:insideV w:val="single" w:sz="8" w:space="0" w:color="617980" w:themeColor="accent4"/>
        </w:tcBorders>
        <w:shd w:val="clear" w:color="auto" w:fill="D6DEE0" w:themeFill="accent4" w:themeFillTint="3F"/>
      </w:tcPr>
    </w:tblStylePr>
    <w:tblStylePr w:type="band2Horz">
      <w:tblPr/>
      <w:tcPr>
        <w:tcBorders>
          <w:top w:val="single" w:sz="8" w:space="0" w:color="617980" w:themeColor="accent4"/>
          <w:left w:val="single" w:sz="8" w:space="0" w:color="617980" w:themeColor="accent4"/>
          <w:bottom w:val="single" w:sz="8" w:space="0" w:color="617980" w:themeColor="accent4"/>
          <w:right w:val="single" w:sz="8" w:space="0" w:color="617980" w:themeColor="accent4"/>
          <w:insideV w:val="single" w:sz="8" w:space="0" w:color="617980" w:themeColor="accent4"/>
        </w:tcBorders>
      </w:tcPr>
    </w:tblStylePr>
  </w:style>
  <w:style w:type="table" w:styleId="LightGrid-Accent5">
    <w:name w:val="Light Grid Accent 5"/>
    <w:basedOn w:val="TableNormal"/>
    <w:uiPriority w:val="99"/>
    <w:semiHidden/>
    <w:unhideWhenUsed/>
    <w:rsid w:val="00C536BE"/>
    <w:pPr>
      <w:spacing w:line="240" w:lineRule="auto"/>
    </w:pPr>
    <w:tblPr>
      <w:tblStyleRowBandSize w:val="1"/>
      <w:tblStyleColBandSize w:val="1"/>
      <w:tblBorders>
        <w:top w:val="single" w:sz="8" w:space="0" w:color="D8D3C7" w:themeColor="accent5"/>
        <w:left w:val="single" w:sz="8" w:space="0" w:color="D8D3C7" w:themeColor="accent5"/>
        <w:bottom w:val="single" w:sz="8" w:space="0" w:color="D8D3C7" w:themeColor="accent5"/>
        <w:right w:val="single" w:sz="8" w:space="0" w:color="D8D3C7" w:themeColor="accent5"/>
        <w:insideH w:val="single" w:sz="8" w:space="0" w:color="D8D3C7" w:themeColor="accent5"/>
        <w:insideV w:val="single" w:sz="8" w:space="0" w:color="D8D3C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D3C7" w:themeColor="accent5"/>
          <w:left w:val="single" w:sz="8" w:space="0" w:color="D8D3C7" w:themeColor="accent5"/>
          <w:bottom w:val="single" w:sz="18" w:space="0" w:color="D8D3C7" w:themeColor="accent5"/>
          <w:right w:val="single" w:sz="8" w:space="0" w:color="D8D3C7" w:themeColor="accent5"/>
          <w:insideH w:val="nil"/>
          <w:insideV w:val="single" w:sz="8" w:space="0" w:color="D8D3C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D3C7" w:themeColor="accent5"/>
          <w:left w:val="single" w:sz="8" w:space="0" w:color="D8D3C7" w:themeColor="accent5"/>
          <w:bottom w:val="single" w:sz="8" w:space="0" w:color="D8D3C7" w:themeColor="accent5"/>
          <w:right w:val="single" w:sz="8" w:space="0" w:color="D8D3C7" w:themeColor="accent5"/>
          <w:insideH w:val="nil"/>
          <w:insideV w:val="single" w:sz="8" w:space="0" w:color="D8D3C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D3C7" w:themeColor="accent5"/>
          <w:left w:val="single" w:sz="8" w:space="0" w:color="D8D3C7" w:themeColor="accent5"/>
          <w:bottom w:val="single" w:sz="8" w:space="0" w:color="D8D3C7" w:themeColor="accent5"/>
          <w:right w:val="single" w:sz="8" w:space="0" w:color="D8D3C7" w:themeColor="accent5"/>
        </w:tcBorders>
      </w:tcPr>
    </w:tblStylePr>
    <w:tblStylePr w:type="band1Vert">
      <w:tblPr/>
      <w:tcPr>
        <w:tcBorders>
          <w:top w:val="single" w:sz="8" w:space="0" w:color="D8D3C7" w:themeColor="accent5"/>
          <w:left w:val="single" w:sz="8" w:space="0" w:color="D8D3C7" w:themeColor="accent5"/>
          <w:bottom w:val="single" w:sz="8" w:space="0" w:color="D8D3C7" w:themeColor="accent5"/>
          <w:right w:val="single" w:sz="8" w:space="0" w:color="D8D3C7" w:themeColor="accent5"/>
        </w:tcBorders>
        <w:shd w:val="clear" w:color="auto" w:fill="F5F4F1" w:themeFill="accent5" w:themeFillTint="3F"/>
      </w:tcPr>
    </w:tblStylePr>
    <w:tblStylePr w:type="band1Horz">
      <w:tblPr/>
      <w:tcPr>
        <w:tcBorders>
          <w:top w:val="single" w:sz="8" w:space="0" w:color="D8D3C7" w:themeColor="accent5"/>
          <w:left w:val="single" w:sz="8" w:space="0" w:color="D8D3C7" w:themeColor="accent5"/>
          <w:bottom w:val="single" w:sz="8" w:space="0" w:color="D8D3C7" w:themeColor="accent5"/>
          <w:right w:val="single" w:sz="8" w:space="0" w:color="D8D3C7" w:themeColor="accent5"/>
          <w:insideV w:val="single" w:sz="8" w:space="0" w:color="D8D3C7" w:themeColor="accent5"/>
        </w:tcBorders>
        <w:shd w:val="clear" w:color="auto" w:fill="F5F4F1" w:themeFill="accent5" w:themeFillTint="3F"/>
      </w:tcPr>
    </w:tblStylePr>
    <w:tblStylePr w:type="band2Horz">
      <w:tblPr/>
      <w:tcPr>
        <w:tcBorders>
          <w:top w:val="single" w:sz="8" w:space="0" w:color="D8D3C7" w:themeColor="accent5"/>
          <w:left w:val="single" w:sz="8" w:space="0" w:color="D8D3C7" w:themeColor="accent5"/>
          <w:bottom w:val="single" w:sz="8" w:space="0" w:color="D8D3C7" w:themeColor="accent5"/>
          <w:right w:val="single" w:sz="8" w:space="0" w:color="D8D3C7" w:themeColor="accent5"/>
          <w:insideV w:val="single" w:sz="8" w:space="0" w:color="D8D3C7" w:themeColor="accent5"/>
        </w:tcBorders>
      </w:tcPr>
    </w:tblStylePr>
  </w:style>
  <w:style w:type="table" w:styleId="LightGrid-Accent6">
    <w:name w:val="Light Grid Accent 6"/>
    <w:basedOn w:val="TableNormal"/>
    <w:uiPriority w:val="99"/>
    <w:semiHidden/>
    <w:unhideWhenUsed/>
    <w:rsid w:val="00C536BE"/>
    <w:pPr>
      <w:spacing w:line="240" w:lineRule="auto"/>
    </w:pPr>
    <w:tblPr>
      <w:tblStyleRowBandSize w:val="1"/>
      <w:tblStyleColBandSize w:val="1"/>
      <w:tblBorders>
        <w:top w:val="single" w:sz="8" w:space="0" w:color="DEE2E1" w:themeColor="accent6"/>
        <w:left w:val="single" w:sz="8" w:space="0" w:color="DEE2E1" w:themeColor="accent6"/>
        <w:bottom w:val="single" w:sz="8" w:space="0" w:color="DEE2E1" w:themeColor="accent6"/>
        <w:right w:val="single" w:sz="8" w:space="0" w:color="DEE2E1" w:themeColor="accent6"/>
        <w:insideH w:val="single" w:sz="8" w:space="0" w:color="DEE2E1" w:themeColor="accent6"/>
        <w:insideV w:val="single" w:sz="8" w:space="0" w:color="DEE2E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E2E1" w:themeColor="accent6"/>
          <w:left w:val="single" w:sz="8" w:space="0" w:color="DEE2E1" w:themeColor="accent6"/>
          <w:bottom w:val="single" w:sz="18" w:space="0" w:color="DEE2E1" w:themeColor="accent6"/>
          <w:right w:val="single" w:sz="8" w:space="0" w:color="DEE2E1" w:themeColor="accent6"/>
          <w:insideH w:val="nil"/>
          <w:insideV w:val="single" w:sz="8" w:space="0" w:color="DEE2E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E2E1" w:themeColor="accent6"/>
          <w:left w:val="single" w:sz="8" w:space="0" w:color="DEE2E1" w:themeColor="accent6"/>
          <w:bottom w:val="single" w:sz="8" w:space="0" w:color="DEE2E1" w:themeColor="accent6"/>
          <w:right w:val="single" w:sz="8" w:space="0" w:color="DEE2E1" w:themeColor="accent6"/>
          <w:insideH w:val="nil"/>
          <w:insideV w:val="single" w:sz="8" w:space="0" w:color="DEE2E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E2E1" w:themeColor="accent6"/>
          <w:left w:val="single" w:sz="8" w:space="0" w:color="DEE2E1" w:themeColor="accent6"/>
          <w:bottom w:val="single" w:sz="8" w:space="0" w:color="DEE2E1" w:themeColor="accent6"/>
          <w:right w:val="single" w:sz="8" w:space="0" w:color="DEE2E1" w:themeColor="accent6"/>
        </w:tcBorders>
      </w:tcPr>
    </w:tblStylePr>
    <w:tblStylePr w:type="band1Vert">
      <w:tblPr/>
      <w:tcPr>
        <w:tcBorders>
          <w:top w:val="single" w:sz="8" w:space="0" w:color="DEE2E1" w:themeColor="accent6"/>
          <w:left w:val="single" w:sz="8" w:space="0" w:color="DEE2E1" w:themeColor="accent6"/>
          <w:bottom w:val="single" w:sz="8" w:space="0" w:color="DEE2E1" w:themeColor="accent6"/>
          <w:right w:val="single" w:sz="8" w:space="0" w:color="DEE2E1" w:themeColor="accent6"/>
        </w:tcBorders>
        <w:shd w:val="clear" w:color="auto" w:fill="F6F7F7" w:themeFill="accent6" w:themeFillTint="3F"/>
      </w:tcPr>
    </w:tblStylePr>
    <w:tblStylePr w:type="band1Horz">
      <w:tblPr/>
      <w:tcPr>
        <w:tcBorders>
          <w:top w:val="single" w:sz="8" w:space="0" w:color="DEE2E1" w:themeColor="accent6"/>
          <w:left w:val="single" w:sz="8" w:space="0" w:color="DEE2E1" w:themeColor="accent6"/>
          <w:bottom w:val="single" w:sz="8" w:space="0" w:color="DEE2E1" w:themeColor="accent6"/>
          <w:right w:val="single" w:sz="8" w:space="0" w:color="DEE2E1" w:themeColor="accent6"/>
          <w:insideV w:val="single" w:sz="8" w:space="0" w:color="DEE2E1" w:themeColor="accent6"/>
        </w:tcBorders>
        <w:shd w:val="clear" w:color="auto" w:fill="F6F7F7" w:themeFill="accent6" w:themeFillTint="3F"/>
      </w:tcPr>
    </w:tblStylePr>
    <w:tblStylePr w:type="band2Horz">
      <w:tblPr/>
      <w:tcPr>
        <w:tcBorders>
          <w:top w:val="single" w:sz="8" w:space="0" w:color="DEE2E1" w:themeColor="accent6"/>
          <w:left w:val="single" w:sz="8" w:space="0" w:color="DEE2E1" w:themeColor="accent6"/>
          <w:bottom w:val="single" w:sz="8" w:space="0" w:color="DEE2E1" w:themeColor="accent6"/>
          <w:right w:val="single" w:sz="8" w:space="0" w:color="DEE2E1" w:themeColor="accent6"/>
          <w:insideV w:val="single" w:sz="8" w:space="0" w:color="DEE2E1" w:themeColor="accent6"/>
        </w:tcBorders>
      </w:tcPr>
    </w:tblStylePr>
  </w:style>
  <w:style w:type="table" w:styleId="LightList">
    <w:name w:val="Light List"/>
    <w:basedOn w:val="TableNormal"/>
    <w:uiPriority w:val="99"/>
    <w:semiHidden/>
    <w:unhideWhenUsed/>
    <w:rsid w:val="00C536BE"/>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C536BE"/>
    <w:pPr>
      <w:spacing w:line="240" w:lineRule="auto"/>
    </w:pPr>
    <w:tblPr>
      <w:tblStyleRowBandSize w:val="1"/>
      <w:tblStyleColBandSize w:val="1"/>
      <w:tblBorders>
        <w:top w:val="single" w:sz="8" w:space="0" w:color="002B39" w:themeColor="accent1"/>
        <w:left w:val="single" w:sz="8" w:space="0" w:color="002B39" w:themeColor="accent1"/>
        <w:bottom w:val="single" w:sz="8" w:space="0" w:color="002B39" w:themeColor="accent1"/>
        <w:right w:val="single" w:sz="8" w:space="0" w:color="002B39" w:themeColor="accent1"/>
      </w:tblBorders>
    </w:tblPr>
    <w:tblStylePr w:type="firstRow">
      <w:pPr>
        <w:spacing w:before="0" w:after="0" w:line="240" w:lineRule="auto"/>
      </w:pPr>
      <w:rPr>
        <w:b/>
        <w:bCs/>
        <w:color w:val="FFFFFF" w:themeColor="background1"/>
      </w:rPr>
      <w:tblPr/>
      <w:tcPr>
        <w:shd w:val="clear" w:color="auto" w:fill="002B39" w:themeFill="accent1"/>
      </w:tcPr>
    </w:tblStylePr>
    <w:tblStylePr w:type="lastRow">
      <w:pPr>
        <w:spacing w:before="0" w:after="0" w:line="240" w:lineRule="auto"/>
      </w:pPr>
      <w:rPr>
        <w:b/>
        <w:bCs/>
      </w:rPr>
      <w:tblPr/>
      <w:tcPr>
        <w:tcBorders>
          <w:top w:val="double" w:sz="6" w:space="0" w:color="002B39" w:themeColor="accent1"/>
          <w:left w:val="single" w:sz="8" w:space="0" w:color="002B39" w:themeColor="accent1"/>
          <w:bottom w:val="single" w:sz="8" w:space="0" w:color="002B39" w:themeColor="accent1"/>
          <w:right w:val="single" w:sz="8" w:space="0" w:color="002B39" w:themeColor="accent1"/>
        </w:tcBorders>
      </w:tcPr>
    </w:tblStylePr>
    <w:tblStylePr w:type="firstCol">
      <w:rPr>
        <w:b/>
        <w:bCs/>
      </w:rPr>
    </w:tblStylePr>
    <w:tblStylePr w:type="lastCol">
      <w:rPr>
        <w:b/>
        <w:bCs/>
      </w:rPr>
    </w:tblStylePr>
    <w:tblStylePr w:type="band1Vert">
      <w:tblPr/>
      <w:tcPr>
        <w:tcBorders>
          <w:top w:val="single" w:sz="8" w:space="0" w:color="002B39" w:themeColor="accent1"/>
          <w:left w:val="single" w:sz="8" w:space="0" w:color="002B39" w:themeColor="accent1"/>
          <w:bottom w:val="single" w:sz="8" w:space="0" w:color="002B39" w:themeColor="accent1"/>
          <w:right w:val="single" w:sz="8" w:space="0" w:color="002B39" w:themeColor="accent1"/>
        </w:tcBorders>
      </w:tcPr>
    </w:tblStylePr>
    <w:tblStylePr w:type="band1Horz">
      <w:tblPr/>
      <w:tcPr>
        <w:tcBorders>
          <w:top w:val="single" w:sz="8" w:space="0" w:color="002B39" w:themeColor="accent1"/>
          <w:left w:val="single" w:sz="8" w:space="0" w:color="002B39" w:themeColor="accent1"/>
          <w:bottom w:val="single" w:sz="8" w:space="0" w:color="002B39" w:themeColor="accent1"/>
          <w:right w:val="single" w:sz="8" w:space="0" w:color="002B39" w:themeColor="accent1"/>
        </w:tcBorders>
      </w:tcPr>
    </w:tblStylePr>
  </w:style>
  <w:style w:type="table" w:styleId="LightList-Accent2">
    <w:name w:val="Light List Accent 2"/>
    <w:basedOn w:val="TableNormal"/>
    <w:uiPriority w:val="99"/>
    <w:semiHidden/>
    <w:unhideWhenUsed/>
    <w:rsid w:val="00C536BE"/>
    <w:pPr>
      <w:spacing w:line="240" w:lineRule="auto"/>
    </w:pPr>
    <w:tblPr>
      <w:tblStyleRowBandSize w:val="1"/>
      <w:tblStyleColBandSize w:val="1"/>
      <w:tblBorders>
        <w:top w:val="single" w:sz="8" w:space="0" w:color="56A0D3" w:themeColor="accent2"/>
        <w:left w:val="single" w:sz="8" w:space="0" w:color="56A0D3" w:themeColor="accent2"/>
        <w:bottom w:val="single" w:sz="8" w:space="0" w:color="56A0D3" w:themeColor="accent2"/>
        <w:right w:val="single" w:sz="8" w:space="0" w:color="56A0D3" w:themeColor="accent2"/>
      </w:tblBorders>
    </w:tblPr>
    <w:tblStylePr w:type="firstRow">
      <w:pPr>
        <w:spacing w:before="0" w:after="0" w:line="240" w:lineRule="auto"/>
      </w:pPr>
      <w:rPr>
        <w:b/>
        <w:bCs/>
        <w:color w:val="FFFFFF" w:themeColor="background1"/>
      </w:rPr>
      <w:tblPr/>
      <w:tcPr>
        <w:shd w:val="clear" w:color="auto" w:fill="56A0D3" w:themeFill="accent2"/>
      </w:tcPr>
    </w:tblStylePr>
    <w:tblStylePr w:type="lastRow">
      <w:pPr>
        <w:spacing w:before="0" w:after="0" w:line="240" w:lineRule="auto"/>
      </w:pPr>
      <w:rPr>
        <w:b/>
        <w:bCs/>
      </w:rPr>
      <w:tblPr/>
      <w:tcPr>
        <w:tcBorders>
          <w:top w:val="double" w:sz="6" w:space="0" w:color="56A0D3" w:themeColor="accent2"/>
          <w:left w:val="single" w:sz="8" w:space="0" w:color="56A0D3" w:themeColor="accent2"/>
          <w:bottom w:val="single" w:sz="8" w:space="0" w:color="56A0D3" w:themeColor="accent2"/>
          <w:right w:val="single" w:sz="8" w:space="0" w:color="56A0D3" w:themeColor="accent2"/>
        </w:tcBorders>
      </w:tcPr>
    </w:tblStylePr>
    <w:tblStylePr w:type="firstCol">
      <w:rPr>
        <w:b/>
        <w:bCs/>
      </w:rPr>
    </w:tblStylePr>
    <w:tblStylePr w:type="lastCol">
      <w:rPr>
        <w:b/>
        <w:bCs/>
      </w:rPr>
    </w:tblStylePr>
    <w:tblStylePr w:type="band1Vert">
      <w:tblPr/>
      <w:tcPr>
        <w:tcBorders>
          <w:top w:val="single" w:sz="8" w:space="0" w:color="56A0D3" w:themeColor="accent2"/>
          <w:left w:val="single" w:sz="8" w:space="0" w:color="56A0D3" w:themeColor="accent2"/>
          <w:bottom w:val="single" w:sz="8" w:space="0" w:color="56A0D3" w:themeColor="accent2"/>
          <w:right w:val="single" w:sz="8" w:space="0" w:color="56A0D3" w:themeColor="accent2"/>
        </w:tcBorders>
      </w:tcPr>
    </w:tblStylePr>
    <w:tblStylePr w:type="band1Horz">
      <w:tblPr/>
      <w:tcPr>
        <w:tcBorders>
          <w:top w:val="single" w:sz="8" w:space="0" w:color="56A0D3" w:themeColor="accent2"/>
          <w:left w:val="single" w:sz="8" w:space="0" w:color="56A0D3" w:themeColor="accent2"/>
          <w:bottom w:val="single" w:sz="8" w:space="0" w:color="56A0D3" w:themeColor="accent2"/>
          <w:right w:val="single" w:sz="8" w:space="0" w:color="56A0D3" w:themeColor="accent2"/>
        </w:tcBorders>
      </w:tcPr>
    </w:tblStylePr>
  </w:style>
  <w:style w:type="table" w:styleId="LightList-Accent3">
    <w:name w:val="Light List Accent 3"/>
    <w:basedOn w:val="TableNormal"/>
    <w:uiPriority w:val="99"/>
    <w:semiHidden/>
    <w:unhideWhenUsed/>
    <w:rsid w:val="00C536BE"/>
    <w:pPr>
      <w:spacing w:line="240" w:lineRule="auto"/>
    </w:pPr>
    <w:tblPr>
      <w:tblStyleRowBandSize w:val="1"/>
      <w:tblStyleColBandSize w:val="1"/>
      <w:tblBorders>
        <w:top w:val="single" w:sz="8" w:space="0" w:color="3E7698" w:themeColor="accent3"/>
        <w:left w:val="single" w:sz="8" w:space="0" w:color="3E7698" w:themeColor="accent3"/>
        <w:bottom w:val="single" w:sz="8" w:space="0" w:color="3E7698" w:themeColor="accent3"/>
        <w:right w:val="single" w:sz="8" w:space="0" w:color="3E7698" w:themeColor="accent3"/>
      </w:tblBorders>
    </w:tblPr>
    <w:tblStylePr w:type="firstRow">
      <w:pPr>
        <w:spacing w:before="0" w:after="0" w:line="240" w:lineRule="auto"/>
      </w:pPr>
      <w:rPr>
        <w:b/>
        <w:bCs/>
        <w:color w:val="FFFFFF" w:themeColor="background1"/>
      </w:rPr>
      <w:tblPr/>
      <w:tcPr>
        <w:shd w:val="clear" w:color="auto" w:fill="3E7698" w:themeFill="accent3"/>
      </w:tcPr>
    </w:tblStylePr>
    <w:tblStylePr w:type="lastRow">
      <w:pPr>
        <w:spacing w:before="0" w:after="0" w:line="240" w:lineRule="auto"/>
      </w:pPr>
      <w:rPr>
        <w:b/>
        <w:bCs/>
      </w:rPr>
      <w:tblPr/>
      <w:tcPr>
        <w:tcBorders>
          <w:top w:val="double" w:sz="6" w:space="0" w:color="3E7698" w:themeColor="accent3"/>
          <w:left w:val="single" w:sz="8" w:space="0" w:color="3E7698" w:themeColor="accent3"/>
          <w:bottom w:val="single" w:sz="8" w:space="0" w:color="3E7698" w:themeColor="accent3"/>
          <w:right w:val="single" w:sz="8" w:space="0" w:color="3E7698" w:themeColor="accent3"/>
        </w:tcBorders>
      </w:tcPr>
    </w:tblStylePr>
    <w:tblStylePr w:type="firstCol">
      <w:rPr>
        <w:b/>
        <w:bCs/>
      </w:rPr>
    </w:tblStylePr>
    <w:tblStylePr w:type="lastCol">
      <w:rPr>
        <w:b/>
        <w:bCs/>
      </w:rPr>
    </w:tblStylePr>
    <w:tblStylePr w:type="band1Vert">
      <w:tblPr/>
      <w:tcPr>
        <w:tcBorders>
          <w:top w:val="single" w:sz="8" w:space="0" w:color="3E7698" w:themeColor="accent3"/>
          <w:left w:val="single" w:sz="8" w:space="0" w:color="3E7698" w:themeColor="accent3"/>
          <w:bottom w:val="single" w:sz="8" w:space="0" w:color="3E7698" w:themeColor="accent3"/>
          <w:right w:val="single" w:sz="8" w:space="0" w:color="3E7698" w:themeColor="accent3"/>
        </w:tcBorders>
      </w:tcPr>
    </w:tblStylePr>
    <w:tblStylePr w:type="band1Horz">
      <w:tblPr/>
      <w:tcPr>
        <w:tcBorders>
          <w:top w:val="single" w:sz="8" w:space="0" w:color="3E7698" w:themeColor="accent3"/>
          <w:left w:val="single" w:sz="8" w:space="0" w:color="3E7698" w:themeColor="accent3"/>
          <w:bottom w:val="single" w:sz="8" w:space="0" w:color="3E7698" w:themeColor="accent3"/>
          <w:right w:val="single" w:sz="8" w:space="0" w:color="3E7698" w:themeColor="accent3"/>
        </w:tcBorders>
      </w:tcPr>
    </w:tblStylePr>
  </w:style>
  <w:style w:type="table" w:styleId="LightList-Accent4">
    <w:name w:val="Light List Accent 4"/>
    <w:basedOn w:val="TableNormal"/>
    <w:uiPriority w:val="99"/>
    <w:semiHidden/>
    <w:unhideWhenUsed/>
    <w:rsid w:val="00C536BE"/>
    <w:pPr>
      <w:spacing w:line="240" w:lineRule="auto"/>
    </w:pPr>
    <w:tblPr>
      <w:tblStyleRowBandSize w:val="1"/>
      <w:tblStyleColBandSize w:val="1"/>
      <w:tblBorders>
        <w:top w:val="single" w:sz="8" w:space="0" w:color="617980" w:themeColor="accent4"/>
        <w:left w:val="single" w:sz="8" w:space="0" w:color="617980" w:themeColor="accent4"/>
        <w:bottom w:val="single" w:sz="8" w:space="0" w:color="617980" w:themeColor="accent4"/>
        <w:right w:val="single" w:sz="8" w:space="0" w:color="617980" w:themeColor="accent4"/>
      </w:tblBorders>
    </w:tblPr>
    <w:tblStylePr w:type="firstRow">
      <w:pPr>
        <w:spacing w:before="0" w:after="0" w:line="240" w:lineRule="auto"/>
      </w:pPr>
      <w:rPr>
        <w:b/>
        <w:bCs/>
        <w:color w:val="FFFFFF" w:themeColor="background1"/>
      </w:rPr>
      <w:tblPr/>
      <w:tcPr>
        <w:shd w:val="clear" w:color="auto" w:fill="617980" w:themeFill="accent4"/>
      </w:tcPr>
    </w:tblStylePr>
    <w:tblStylePr w:type="lastRow">
      <w:pPr>
        <w:spacing w:before="0" w:after="0" w:line="240" w:lineRule="auto"/>
      </w:pPr>
      <w:rPr>
        <w:b/>
        <w:bCs/>
      </w:rPr>
      <w:tblPr/>
      <w:tcPr>
        <w:tcBorders>
          <w:top w:val="double" w:sz="6" w:space="0" w:color="617980" w:themeColor="accent4"/>
          <w:left w:val="single" w:sz="8" w:space="0" w:color="617980" w:themeColor="accent4"/>
          <w:bottom w:val="single" w:sz="8" w:space="0" w:color="617980" w:themeColor="accent4"/>
          <w:right w:val="single" w:sz="8" w:space="0" w:color="617980" w:themeColor="accent4"/>
        </w:tcBorders>
      </w:tcPr>
    </w:tblStylePr>
    <w:tblStylePr w:type="firstCol">
      <w:rPr>
        <w:b/>
        <w:bCs/>
      </w:rPr>
    </w:tblStylePr>
    <w:tblStylePr w:type="lastCol">
      <w:rPr>
        <w:b/>
        <w:bCs/>
      </w:rPr>
    </w:tblStylePr>
    <w:tblStylePr w:type="band1Vert">
      <w:tblPr/>
      <w:tcPr>
        <w:tcBorders>
          <w:top w:val="single" w:sz="8" w:space="0" w:color="617980" w:themeColor="accent4"/>
          <w:left w:val="single" w:sz="8" w:space="0" w:color="617980" w:themeColor="accent4"/>
          <w:bottom w:val="single" w:sz="8" w:space="0" w:color="617980" w:themeColor="accent4"/>
          <w:right w:val="single" w:sz="8" w:space="0" w:color="617980" w:themeColor="accent4"/>
        </w:tcBorders>
      </w:tcPr>
    </w:tblStylePr>
    <w:tblStylePr w:type="band1Horz">
      <w:tblPr/>
      <w:tcPr>
        <w:tcBorders>
          <w:top w:val="single" w:sz="8" w:space="0" w:color="617980" w:themeColor="accent4"/>
          <w:left w:val="single" w:sz="8" w:space="0" w:color="617980" w:themeColor="accent4"/>
          <w:bottom w:val="single" w:sz="8" w:space="0" w:color="617980" w:themeColor="accent4"/>
          <w:right w:val="single" w:sz="8" w:space="0" w:color="617980" w:themeColor="accent4"/>
        </w:tcBorders>
      </w:tcPr>
    </w:tblStylePr>
  </w:style>
  <w:style w:type="table" w:styleId="LightList-Accent5">
    <w:name w:val="Light List Accent 5"/>
    <w:basedOn w:val="TableNormal"/>
    <w:uiPriority w:val="99"/>
    <w:semiHidden/>
    <w:unhideWhenUsed/>
    <w:rsid w:val="00C536BE"/>
    <w:pPr>
      <w:spacing w:line="240" w:lineRule="auto"/>
    </w:pPr>
    <w:tblPr>
      <w:tblStyleRowBandSize w:val="1"/>
      <w:tblStyleColBandSize w:val="1"/>
      <w:tblBorders>
        <w:top w:val="single" w:sz="8" w:space="0" w:color="D8D3C7" w:themeColor="accent5"/>
        <w:left w:val="single" w:sz="8" w:space="0" w:color="D8D3C7" w:themeColor="accent5"/>
        <w:bottom w:val="single" w:sz="8" w:space="0" w:color="D8D3C7" w:themeColor="accent5"/>
        <w:right w:val="single" w:sz="8" w:space="0" w:color="D8D3C7" w:themeColor="accent5"/>
      </w:tblBorders>
    </w:tblPr>
    <w:tblStylePr w:type="firstRow">
      <w:pPr>
        <w:spacing w:before="0" w:after="0" w:line="240" w:lineRule="auto"/>
      </w:pPr>
      <w:rPr>
        <w:b/>
        <w:bCs/>
        <w:color w:val="FFFFFF" w:themeColor="background1"/>
      </w:rPr>
      <w:tblPr/>
      <w:tcPr>
        <w:shd w:val="clear" w:color="auto" w:fill="D8D3C7" w:themeFill="accent5"/>
      </w:tcPr>
    </w:tblStylePr>
    <w:tblStylePr w:type="lastRow">
      <w:pPr>
        <w:spacing w:before="0" w:after="0" w:line="240" w:lineRule="auto"/>
      </w:pPr>
      <w:rPr>
        <w:b/>
        <w:bCs/>
      </w:rPr>
      <w:tblPr/>
      <w:tcPr>
        <w:tcBorders>
          <w:top w:val="double" w:sz="6" w:space="0" w:color="D8D3C7" w:themeColor="accent5"/>
          <w:left w:val="single" w:sz="8" w:space="0" w:color="D8D3C7" w:themeColor="accent5"/>
          <w:bottom w:val="single" w:sz="8" w:space="0" w:color="D8D3C7" w:themeColor="accent5"/>
          <w:right w:val="single" w:sz="8" w:space="0" w:color="D8D3C7" w:themeColor="accent5"/>
        </w:tcBorders>
      </w:tcPr>
    </w:tblStylePr>
    <w:tblStylePr w:type="firstCol">
      <w:rPr>
        <w:b/>
        <w:bCs/>
      </w:rPr>
    </w:tblStylePr>
    <w:tblStylePr w:type="lastCol">
      <w:rPr>
        <w:b/>
        <w:bCs/>
      </w:rPr>
    </w:tblStylePr>
    <w:tblStylePr w:type="band1Vert">
      <w:tblPr/>
      <w:tcPr>
        <w:tcBorders>
          <w:top w:val="single" w:sz="8" w:space="0" w:color="D8D3C7" w:themeColor="accent5"/>
          <w:left w:val="single" w:sz="8" w:space="0" w:color="D8D3C7" w:themeColor="accent5"/>
          <w:bottom w:val="single" w:sz="8" w:space="0" w:color="D8D3C7" w:themeColor="accent5"/>
          <w:right w:val="single" w:sz="8" w:space="0" w:color="D8D3C7" w:themeColor="accent5"/>
        </w:tcBorders>
      </w:tcPr>
    </w:tblStylePr>
    <w:tblStylePr w:type="band1Horz">
      <w:tblPr/>
      <w:tcPr>
        <w:tcBorders>
          <w:top w:val="single" w:sz="8" w:space="0" w:color="D8D3C7" w:themeColor="accent5"/>
          <w:left w:val="single" w:sz="8" w:space="0" w:color="D8D3C7" w:themeColor="accent5"/>
          <w:bottom w:val="single" w:sz="8" w:space="0" w:color="D8D3C7" w:themeColor="accent5"/>
          <w:right w:val="single" w:sz="8" w:space="0" w:color="D8D3C7" w:themeColor="accent5"/>
        </w:tcBorders>
      </w:tcPr>
    </w:tblStylePr>
  </w:style>
  <w:style w:type="table" w:styleId="LightList-Accent6">
    <w:name w:val="Light List Accent 6"/>
    <w:basedOn w:val="TableNormal"/>
    <w:uiPriority w:val="99"/>
    <w:semiHidden/>
    <w:unhideWhenUsed/>
    <w:rsid w:val="00C536BE"/>
    <w:pPr>
      <w:spacing w:line="240" w:lineRule="auto"/>
    </w:pPr>
    <w:tblPr>
      <w:tblStyleRowBandSize w:val="1"/>
      <w:tblStyleColBandSize w:val="1"/>
      <w:tblBorders>
        <w:top w:val="single" w:sz="8" w:space="0" w:color="DEE2E1" w:themeColor="accent6"/>
        <w:left w:val="single" w:sz="8" w:space="0" w:color="DEE2E1" w:themeColor="accent6"/>
        <w:bottom w:val="single" w:sz="8" w:space="0" w:color="DEE2E1" w:themeColor="accent6"/>
        <w:right w:val="single" w:sz="8" w:space="0" w:color="DEE2E1" w:themeColor="accent6"/>
      </w:tblBorders>
    </w:tblPr>
    <w:tblStylePr w:type="firstRow">
      <w:pPr>
        <w:spacing w:before="0" w:after="0" w:line="240" w:lineRule="auto"/>
      </w:pPr>
      <w:rPr>
        <w:b/>
        <w:bCs/>
        <w:color w:val="FFFFFF" w:themeColor="background1"/>
      </w:rPr>
      <w:tblPr/>
      <w:tcPr>
        <w:shd w:val="clear" w:color="auto" w:fill="DEE2E1" w:themeFill="accent6"/>
      </w:tcPr>
    </w:tblStylePr>
    <w:tblStylePr w:type="lastRow">
      <w:pPr>
        <w:spacing w:before="0" w:after="0" w:line="240" w:lineRule="auto"/>
      </w:pPr>
      <w:rPr>
        <w:b/>
        <w:bCs/>
      </w:rPr>
      <w:tblPr/>
      <w:tcPr>
        <w:tcBorders>
          <w:top w:val="double" w:sz="6" w:space="0" w:color="DEE2E1" w:themeColor="accent6"/>
          <w:left w:val="single" w:sz="8" w:space="0" w:color="DEE2E1" w:themeColor="accent6"/>
          <w:bottom w:val="single" w:sz="8" w:space="0" w:color="DEE2E1" w:themeColor="accent6"/>
          <w:right w:val="single" w:sz="8" w:space="0" w:color="DEE2E1" w:themeColor="accent6"/>
        </w:tcBorders>
      </w:tcPr>
    </w:tblStylePr>
    <w:tblStylePr w:type="firstCol">
      <w:rPr>
        <w:b/>
        <w:bCs/>
      </w:rPr>
    </w:tblStylePr>
    <w:tblStylePr w:type="lastCol">
      <w:rPr>
        <w:b/>
        <w:bCs/>
      </w:rPr>
    </w:tblStylePr>
    <w:tblStylePr w:type="band1Vert">
      <w:tblPr/>
      <w:tcPr>
        <w:tcBorders>
          <w:top w:val="single" w:sz="8" w:space="0" w:color="DEE2E1" w:themeColor="accent6"/>
          <w:left w:val="single" w:sz="8" w:space="0" w:color="DEE2E1" w:themeColor="accent6"/>
          <w:bottom w:val="single" w:sz="8" w:space="0" w:color="DEE2E1" w:themeColor="accent6"/>
          <w:right w:val="single" w:sz="8" w:space="0" w:color="DEE2E1" w:themeColor="accent6"/>
        </w:tcBorders>
      </w:tcPr>
    </w:tblStylePr>
    <w:tblStylePr w:type="band1Horz">
      <w:tblPr/>
      <w:tcPr>
        <w:tcBorders>
          <w:top w:val="single" w:sz="8" w:space="0" w:color="DEE2E1" w:themeColor="accent6"/>
          <w:left w:val="single" w:sz="8" w:space="0" w:color="DEE2E1" w:themeColor="accent6"/>
          <w:bottom w:val="single" w:sz="8" w:space="0" w:color="DEE2E1" w:themeColor="accent6"/>
          <w:right w:val="single" w:sz="8" w:space="0" w:color="DEE2E1" w:themeColor="accent6"/>
        </w:tcBorders>
      </w:tcPr>
    </w:tblStylePr>
  </w:style>
  <w:style w:type="table" w:styleId="LightShading">
    <w:name w:val="Light Shading"/>
    <w:basedOn w:val="TableNormal"/>
    <w:uiPriority w:val="99"/>
    <w:semiHidden/>
    <w:unhideWhenUsed/>
    <w:rsid w:val="00C536BE"/>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C536BE"/>
    <w:pPr>
      <w:spacing w:line="240" w:lineRule="auto"/>
    </w:pPr>
    <w:rPr>
      <w:color w:val="00202A" w:themeColor="accent1" w:themeShade="BF"/>
    </w:rPr>
    <w:tblPr>
      <w:tblStyleRowBandSize w:val="1"/>
      <w:tblStyleColBandSize w:val="1"/>
      <w:tblBorders>
        <w:top w:val="single" w:sz="8" w:space="0" w:color="002B39" w:themeColor="accent1"/>
        <w:bottom w:val="single" w:sz="8" w:space="0" w:color="002B39" w:themeColor="accent1"/>
      </w:tblBorders>
    </w:tblPr>
    <w:tblStylePr w:type="firstRow">
      <w:pPr>
        <w:spacing w:before="0" w:after="0" w:line="240" w:lineRule="auto"/>
      </w:pPr>
      <w:rPr>
        <w:b/>
        <w:bCs/>
      </w:rPr>
      <w:tblPr/>
      <w:tcPr>
        <w:tcBorders>
          <w:top w:val="single" w:sz="8" w:space="0" w:color="002B39" w:themeColor="accent1"/>
          <w:left w:val="nil"/>
          <w:bottom w:val="single" w:sz="8" w:space="0" w:color="002B39" w:themeColor="accent1"/>
          <w:right w:val="nil"/>
          <w:insideH w:val="nil"/>
          <w:insideV w:val="nil"/>
        </w:tcBorders>
      </w:tcPr>
    </w:tblStylePr>
    <w:tblStylePr w:type="lastRow">
      <w:pPr>
        <w:spacing w:before="0" w:after="0" w:line="240" w:lineRule="auto"/>
      </w:pPr>
      <w:rPr>
        <w:b/>
        <w:bCs/>
      </w:rPr>
      <w:tblPr/>
      <w:tcPr>
        <w:tcBorders>
          <w:top w:val="single" w:sz="8" w:space="0" w:color="002B39" w:themeColor="accent1"/>
          <w:left w:val="nil"/>
          <w:bottom w:val="single" w:sz="8" w:space="0" w:color="002B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8FE3FF" w:themeFill="accent1" w:themeFillTint="3F"/>
      </w:tcPr>
    </w:tblStylePr>
    <w:tblStylePr w:type="band1Horz">
      <w:tblPr/>
      <w:tcPr>
        <w:tcBorders>
          <w:left w:val="nil"/>
          <w:right w:val="nil"/>
          <w:insideH w:val="nil"/>
          <w:insideV w:val="nil"/>
        </w:tcBorders>
        <w:shd w:val="clear" w:color="auto" w:fill="8FE3FF" w:themeFill="accent1" w:themeFillTint="3F"/>
      </w:tcPr>
    </w:tblStylePr>
  </w:style>
  <w:style w:type="table" w:styleId="LightShading-Accent2">
    <w:name w:val="Light Shading Accent 2"/>
    <w:basedOn w:val="TableNormal"/>
    <w:uiPriority w:val="99"/>
    <w:semiHidden/>
    <w:unhideWhenUsed/>
    <w:rsid w:val="00C536BE"/>
    <w:pPr>
      <w:spacing w:line="240" w:lineRule="auto"/>
    </w:pPr>
    <w:rPr>
      <w:color w:val="2E7AB0" w:themeColor="accent2" w:themeShade="BF"/>
    </w:rPr>
    <w:tblPr>
      <w:tblStyleRowBandSize w:val="1"/>
      <w:tblStyleColBandSize w:val="1"/>
      <w:tblBorders>
        <w:top w:val="single" w:sz="8" w:space="0" w:color="56A0D3" w:themeColor="accent2"/>
        <w:bottom w:val="single" w:sz="8" w:space="0" w:color="56A0D3" w:themeColor="accent2"/>
      </w:tblBorders>
    </w:tblPr>
    <w:tblStylePr w:type="firstRow">
      <w:pPr>
        <w:spacing w:before="0" w:after="0" w:line="240" w:lineRule="auto"/>
      </w:pPr>
      <w:rPr>
        <w:b/>
        <w:bCs/>
      </w:rPr>
      <w:tblPr/>
      <w:tcPr>
        <w:tcBorders>
          <w:top w:val="single" w:sz="8" w:space="0" w:color="56A0D3" w:themeColor="accent2"/>
          <w:left w:val="nil"/>
          <w:bottom w:val="single" w:sz="8" w:space="0" w:color="56A0D3" w:themeColor="accent2"/>
          <w:right w:val="nil"/>
          <w:insideH w:val="nil"/>
          <w:insideV w:val="nil"/>
        </w:tcBorders>
      </w:tcPr>
    </w:tblStylePr>
    <w:tblStylePr w:type="lastRow">
      <w:pPr>
        <w:spacing w:before="0" w:after="0" w:line="240" w:lineRule="auto"/>
      </w:pPr>
      <w:rPr>
        <w:b/>
        <w:bCs/>
      </w:rPr>
      <w:tblPr/>
      <w:tcPr>
        <w:tcBorders>
          <w:top w:val="single" w:sz="8" w:space="0" w:color="56A0D3" w:themeColor="accent2"/>
          <w:left w:val="nil"/>
          <w:bottom w:val="single" w:sz="8" w:space="0" w:color="56A0D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7F4" w:themeFill="accent2" w:themeFillTint="3F"/>
      </w:tcPr>
    </w:tblStylePr>
    <w:tblStylePr w:type="band1Horz">
      <w:tblPr/>
      <w:tcPr>
        <w:tcBorders>
          <w:left w:val="nil"/>
          <w:right w:val="nil"/>
          <w:insideH w:val="nil"/>
          <w:insideV w:val="nil"/>
        </w:tcBorders>
        <w:shd w:val="clear" w:color="auto" w:fill="D5E7F4" w:themeFill="accent2" w:themeFillTint="3F"/>
      </w:tcPr>
    </w:tblStylePr>
  </w:style>
  <w:style w:type="table" w:styleId="LightShading-Accent3">
    <w:name w:val="Light Shading Accent 3"/>
    <w:basedOn w:val="TableNormal"/>
    <w:uiPriority w:val="99"/>
    <w:semiHidden/>
    <w:unhideWhenUsed/>
    <w:rsid w:val="00C536BE"/>
    <w:pPr>
      <w:spacing w:line="240" w:lineRule="auto"/>
    </w:pPr>
    <w:rPr>
      <w:color w:val="2E5871" w:themeColor="accent3" w:themeShade="BF"/>
    </w:rPr>
    <w:tblPr>
      <w:tblStyleRowBandSize w:val="1"/>
      <w:tblStyleColBandSize w:val="1"/>
      <w:tblBorders>
        <w:top w:val="single" w:sz="8" w:space="0" w:color="3E7698" w:themeColor="accent3"/>
        <w:bottom w:val="single" w:sz="8" w:space="0" w:color="3E7698" w:themeColor="accent3"/>
      </w:tblBorders>
    </w:tblPr>
    <w:tblStylePr w:type="firstRow">
      <w:pPr>
        <w:spacing w:before="0" w:after="0" w:line="240" w:lineRule="auto"/>
      </w:pPr>
      <w:rPr>
        <w:b/>
        <w:bCs/>
      </w:rPr>
      <w:tblPr/>
      <w:tcPr>
        <w:tcBorders>
          <w:top w:val="single" w:sz="8" w:space="0" w:color="3E7698" w:themeColor="accent3"/>
          <w:left w:val="nil"/>
          <w:bottom w:val="single" w:sz="8" w:space="0" w:color="3E7698" w:themeColor="accent3"/>
          <w:right w:val="nil"/>
          <w:insideH w:val="nil"/>
          <w:insideV w:val="nil"/>
        </w:tcBorders>
      </w:tcPr>
    </w:tblStylePr>
    <w:tblStylePr w:type="lastRow">
      <w:pPr>
        <w:spacing w:before="0" w:after="0" w:line="240" w:lineRule="auto"/>
      </w:pPr>
      <w:rPr>
        <w:b/>
        <w:bCs/>
      </w:rPr>
      <w:tblPr/>
      <w:tcPr>
        <w:tcBorders>
          <w:top w:val="single" w:sz="8" w:space="0" w:color="3E7698" w:themeColor="accent3"/>
          <w:left w:val="nil"/>
          <w:bottom w:val="single" w:sz="8" w:space="0" w:color="3E769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EE9" w:themeFill="accent3" w:themeFillTint="3F"/>
      </w:tcPr>
    </w:tblStylePr>
    <w:tblStylePr w:type="band1Horz">
      <w:tblPr/>
      <w:tcPr>
        <w:tcBorders>
          <w:left w:val="nil"/>
          <w:right w:val="nil"/>
          <w:insideH w:val="nil"/>
          <w:insideV w:val="nil"/>
        </w:tcBorders>
        <w:shd w:val="clear" w:color="auto" w:fill="CADEE9" w:themeFill="accent3" w:themeFillTint="3F"/>
      </w:tcPr>
    </w:tblStylePr>
  </w:style>
  <w:style w:type="table" w:styleId="LightShading-Accent4">
    <w:name w:val="Light Shading Accent 4"/>
    <w:basedOn w:val="TableNormal"/>
    <w:uiPriority w:val="99"/>
    <w:semiHidden/>
    <w:unhideWhenUsed/>
    <w:rsid w:val="00C536BE"/>
    <w:pPr>
      <w:spacing w:line="240" w:lineRule="auto"/>
    </w:pPr>
    <w:rPr>
      <w:color w:val="485A5F" w:themeColor="accent4" w:themeShade="BF"/>
    </w:rPr>
    <w:tblPr>
      <w:tblStyleRowBandSize w:val="1"/>
      <w:tblStyleColBandSize w:val="1"/>
      <w:tblBorders>
        <w:top w:val="single" w:sz="8" w:space="0" w:color="617980" w:themeColor="accent4"/>
        <w:bottom w:val="single" w:sz="8" w:space="0" w:color="617980" w:themeColor="accent4"/>
      </w:tblBorders>
    </w:tblPr>
    <w:tblStylePr w:type="firstRow">
      <w:pPr>
        <w:spacing w:before="0" w:after="0" w:line="240" w:lineRule="auto"/>
      </w:pPr>
      <w:rPr>
        <w:b/>
        <w:bCs/>
      </w:rPr>
      <w:tblPr/>
      <w:tcPr>
        <w:tcBorders>
          <w:top w:val="single" w:sz="8" w:space="0" w:color="617980" w:themeColor="accent4"/>
          <w:left w:val="nil"/>
          <w:bottom w:val="single" w:sz="8" w:space="0" w:color="617980" w:themeColor="accent4"/>
          <w:right w:val="nil"/>
          <w:insideH w:val="nil"/>
          <w:insideV w:val="nil"/>
        </w:tcBorders>
      </w:tcPr>
    </w:tblStylePr>
    <w:tblStylePr w:type="lastRow">
      <w:pPr>
        <w:spacing w:before="0" w:after="0" w:line="240" w:lineRule="auto"/>
      </w:pPr>
      <w:rPr>
        <w:b/>
        <w:bCs/>
      </w:rPr>
      <w:tblPr/>
      <w:tcPr>
        <w:tcBorders>
          <w:top w:val="single" w:sz="8" w:space="0" w:color="617980" w:themeColor="accent4"/>
          <w:left w:val="nil"/>
          <w:bottom w:val="single" w:sz="8" w:space="0" w:color="6179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EE0" w:themeFill="accent4" w:themeFillTint="3F"/>
      </w:tcPr>
    </w:tblStylePr>
    <w:tblStylePr w:type="band1Horz">
      <w:tblPr/>
      <w:tcPr>
        <w:tcBorders>
          <w:left w:val="nil"/>
          <w:right w:val="nil"/>
          <w:insideH w:val="nil"/>
          <w:insideV w:val="nil"/>
        </w:tcBorders>
        <w:shd w:val="clear" w:color="auto" w:fill="D6DEE0" w:themeFill="accent4" w:themeFillTint="3F"/>
      </w:tcPr>
    </w:tblStylePr>
  </w:style>
  <w:style w:type="table" w:styleId="LightShading-Accent5">
    <w:name w:val="Light Shading Accent 5"/>
    <w:basedOn w:val="TableNormal"/>
    <w:uiPriority w:val="99"/>
    <w:semiHidden/>
    <w:unhideWhenUsed/>
    <w:rsid w:val="00C536BE"/>
    <w:pPr>
      <w:spacing w:line="240" w:lineRule="auto"/>
    </w:pPr>
    <w:rPr>
      <w:color w:val="ADA289" w:themeColor="accent5" w:themeShade="BF"/>
    </w:rPr>
    <w:tblPr>
      <w:tblStyleRowBandSize w:val="1"/>
      <w:tblStyleColBandSize w:val="1"/>
      <w:tblBorders>
        <w:top w:val="single" w:sz="8" w:space="0" w:color="D8D3C7" w:themeColor="accent5"/>
        <w:bottom w:val="single" w:sz="8" w:space="0" w:color="D8D3C7" w:themeColor="accent5"/>
      </w:tblBorders>
    </w:tblPr>
    <w:tblStylePr w:type="firstRow">
      <w:pPr>
        <w:spacing w:before="0" w:after="0" w:line="240" w:lineRule="auto"/>
      </w:pPr>
      <w:rPr>
        <w:b/>
        <w:bCs/>
      </w:rPr>
      <w:tblPr/>
      <w:tcPr>
        <w:tcBorders>
          <w:top w:val="single" w:sz="8" w:space="0" w:color="D8D3C7" w:themeColor="accent5"/>
          <w:left w:val="nil"/>
          <w:bottom w:val="single" w:sz="8" w:space="0" w:color="D8D3C7" w:themeColor="accent5"/>
          <w:right w:val="nil"/>
          <w:insideH w:val="nil"/>
          <w:insideV w:val="nil"/>
        </w:tcBorders>
      </w:tcPr>
    </w:tblStylePr>
    <w:tblStylePr w:type="lastRow">
      <w:pPr>
        <w:spacing w:before="0" w:after="0" w:line="240" w:lineRule="auto"/>
      </w:pPr>
      <w:rPr>
        <w:b/>
        <w:bCs/>
      </w:rPr>
      <w:tblPr/>
      <w:tcPr>
        <w:tcBorders>
          <w:top w:val="single" w:sz="8" w:space="0" w:color="D8D3C7" w:themeColor="accent5"/>
          <w:left w:val="nil"/>
          <w:bottom w:val="single" w:sz="8" w:space="0" w:color="D8D3C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4F1" w:themeFill="accent5" w:themeFillTint="3F"/>
      </w:tcPr>
    </w:tblStylePr>
    <w:tblStylePr w:type="band1Horz">
      <w:tblPr/>
      <w:tcPr>
        <w:tcBorders>
          <w:left w:val="nil"/>
          <w:right w:val="nil"/>
          <w:insideH w:val="nil"/>
          <w:insideV w:val="nil"/>
        </w:tcBorders>
        <w:shd w:val="clear" w:color="auto" w:fill="F5F4F1" w:themeFill="accent5" w:themeFillTint="3F"/>
      </w:tcPr>
    </w:tblStylePr>
  </w:style>
  <w:style w:type="table" w:styleId="LightShading-Accent6">
    <w:name w:val="Light Shading Accent 6"/>
    <w:basedOn w:val="TableNormal"/>
    <w:uiPriority w:val="99"/>
    <w:semiHidden/>
    <w:unhideWhenUsed/>
    <w:rsid w:val="00C536BE"/>
    <w:pPr>
      <w:spacing w:line="240" w:lineRule="auto"/>
    </w:pPr>
    <w:rPr>
      <w:color w:val="A2ADAA" w:themeColor="accent6" w:themeShade="BF"/>
    </w:rPr>
    <w:tblPr>
      <w:tblStyleRowBandSize w:val="1"/>
      <w:tblStyleColBandSize w:val="1"/>
      <w:tblBorders>
        <w:top w:val="single" w:sz="8" w:space="0" w:color="DEE2E1" w:themeColor="accent6"/>
        <w:bottom w:val="single" w:sz="8" w:space="0" w:color="DEE2E1" w:themeColor="accent6"/>
      </w:tblBorders>
    </w:tblPr>
    <w:tblStylePr w:type="firstRow">
      <w:pPr>
        <w:spacing w:before="0" w:after="0" w:line="240" w:lineRule="auto"/>
      </w:pPr>
      <w:rPr>
        <w:b/>
        <w:bCs/>
      </w:rPr>
      <w:tblPr/>
      <w:tcPr>
        <w:tcBorders>
          <w:top w:val="single" w:sz="8" w:space="0" w:color="DEE2E1" w:themeColor="accent6"/>
          <w:left w:val="nil"/>
          <w:bottom w:val="single" w:sz="8" w:space="0" w:color="DEE2E1" w:themeColor="accent6"/>
          <w:right w:val="nil"/>
          <w:insideH w:val="nil"/>
          <w:insideV w:val="nil"/>
        </w:tcBorders>
      </w:tcPr>
    </w:tblStylePr>
    <w:tblStylePr w:type="lastRow">
      <w:pPr>
        <w:spacing w:before="0" w:after="0" w:line="240" w:lineRule="auto"/>
      </w:pPr>
      <w:rPr>
        <w:b/>
        <w:bCs/>
      </w:rPr>
      <w:tblPr/>
      <w:tcPr>
        <w:tcBorders>
          <w:top w:val="single" w:sz="8" w:space="0" w:color="DEE2E1" w:themeColor="accent6"/>
          <w:left w:val="nil"/>
          <w:bottom w:val="single" w:sz="8" w:space="0" w:color="DEE2E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7F7" w:themeFill="accent6" w:themeFillTint="3F"/>
      </w:tcPr>
    </w:tblStylePr>
    <w:tblStylePr w:type="band1Horz">
      <w:tblPr/>
      <w:tcPr>
        <w:tcBorders>
          <w:left w:val="nil"/>
          <w:right w:val="nil"/>
          <w:insideH w:val="nil"/>
          <w:insideV w:val="nil"/>
        </w:tcBorders>
        <w:shd w:val="clear" w:color="auto" w:fill="F6F7F7" w:themeFill="accent6" w:themeFillTint="3F"/>
      </w:tcPr>
    </w:tblStylePr>
  </w:style>
  <w:style w:type="paragraph" w:styleId="ListBullet4">
    <w:name w:val="List Bullet 4"/>
    <w:basedOn w:val="Normal"/>
    <w:uiPriority w:val="99"/>
    <w:semiHidden/>
    <w:rsid w:val="00C536BE"/>
    <w:pPr>
      <w:numPr>
        <w:numId w:val="6"/>
      </w:numPr>
      <w:spacing w:after="0"/>
      <w:contextualSpacing/>
    </w:pPr>
  </w:style>
  <w:style w:type="paragraph" w:styleId="ListBullet5">
    <w:name w:val="List Bullet 5"/>
    <w:basedOn w:val="Normal"/>
    <w:uiPriority w:val="99"/>
    <w:semiHidden/>
    <w:rsid w:val="00C536BE"/>
    <w:pPr>
      <w:numPr>
        <w:numId w:val="7"/>
      </w:numPr>
      <w:spacing w:after="0"/>
      <w:contextualSpacing/>
    </w:pPr>
  </w:style>
  <w:style w:type="paragraph" w:styleId="ListNumber4">
    <w:name w:val="List Number 4"/>
    <w:basedOn w:val="Normal"/>
    <w:uiPriority w:val="99"/>
    <w:semiHidden/>
    <w:rsid w:val="00C536BE"/>
    <w:pPr>
      <w:numPr>
        <w:numId w:val="9"/>
      </w:numPr>
      <w:spacing w:after="0"/>
      <w:contextualSpacing/>
    </w:pPr>
  </w:style>
  <w:style w:type="paragraph" w:styleId="ListNumber5">
    <w:name w:val="List Number 5"/>
    <w:basedOn w:val="Normal"/>
    <w:uiPriority w:val="99"/>
    <w:semiHidden/>
    <w:rsid w:val="00C536BE"/>
    <w:pPr>
      <w:numPr>
        <w:numId w:val="10"/>
      </w:numPr>
      <w:spacing w:after="0"/>
      <w:contextualSpacing/>
    </w:pPr>
  </w:style>
  <w:style w:type="table" w:styleId="ListTable1Light">
    <w:name w:val="List Table 1 Light"/>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00B3EE" w:themeColor="accent1" w:themeTint="99"/>
        </w:tcBorders>
      </w:tcPr>
    </w:tblStylePr>
    <w:tblStylePr w:type="lastRow">
      <w:rPr>
        <w:b/>
        <w:bCs/>
      </w:rPr>
      <w:tblPr/>
      <w:tcPr>
        <w:tcBorders>
          <w:top w:val="single" w:sz="4" w:space="0" w:color="00B3EE" w:themeColor="accent1" w:themeTint="99"/>
        </w:tcBorders>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ListTable1Light-Accent2">
    <w:name w:val="List Table 1 Light Accent 2"/>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99C5E4" w:themeColor="accent2" w:themeTint="99"/>
        </w:tcBorders>
      </w:tcPr>
    </w:tblStylePr>
    <w:tblStylePr w:type="lastRow">
      <w:rPr>
        <w:b/>
        <w:bCs/>
      </w:rPr>
      <w:tblPr/>
      <w:tcPr>
        <w:tcBorders>
          <w:top w:val="single" w:sz="4" w:space="0" w:color="99C5E4" w:themeColor="accent2" w:themeTint="99"/>
        </w:tcBorders>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ListTable1Light-Accent3">
    <w:name w:val="List Table 1 Light Accent 3"/>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80AFCB" w:themeColor="accent3" w:themeTint="99"/>
        </w:tcBorders>
      </w:tcPr>
    </w:tblStylePr>
    <w:tblStylePr w:type="lastRow">
      <w:rPr>
        <w:b/>
        <w:bCs/>
      </w:rPr>
      <w:tblPr/>
      <w:tcPr>
        <w:tcBorders>
          <w:top w:val="single" w:sz="4" w:space="0" w:color="80AFCB" w:themeColor="accent3" w:themeTint="99"/>
        </w:tcBorders>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ListTable1Light-Accent4">
    <w:name w:val="List Table 1 Light Accent 4"/>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9DAFB5" w:themeColor="accent4" w:themeTint="99"/>
        </w:tcBorders>
      </w:tcPr>
    </w:tblStylePr>
    <w:tblStylePr w:type="lastRow">
      <w:rPr>
        <w:b/>
        <w:bCs/>
      </w:rPr>
      <w:tblPr/>
      <w:tcPr>
        <w:tcBorders>
          <w:top w:val="single" w:sz="4" w:space="0" w:color="9DAFB5" w:themeColor="accent4" w:themeTint="99"/>
        </w:tcBorders>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ListTable1Light-Accent5">
    <w:name w:val="List Table 1 Light Accent 5"/>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E7E4DD" w:themeColor="accent5" w:themeTint="99"/>
        </w:tcBorders>
      </w:tcPr>
    </w:tblStylePr>
    <w:tblStylePr w:type="lastRow">
      <w:rPr>
        <w:b/>
        <w:bCs/>
      </w:rPr>
      <w:tblPr/>
      <w:tcPr>
        <w:tcBorders>
          <w:top w:val="single" w:sz="4" w:space="0" w:color="E7E4DD" w:themeColor="accent5" w:themeTint="99"/>
        </w:tcBorders>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ListTable1Light-Accent6">
    <w:name w:val="List Table 1 Light Accent 6"/>
    <w:basedOn w:val="TableNormal"/>
    <w:uiPriority w:val="99"/>
    <w:rsid w:val="00C536BE"/>
    <w:pPr>
      <w:spacing w:line="240" w:lineRule="auto"/>
    </w:pPr>
    <w:tblPr>
      <w:tblStyleRowBandSize w:val="1"/>
      <w:tblStyleColBandSize w:val="1"/>
    </w:tblPr>
    <w:tblStylePr w:type="firstRow">
      <w:rPr>
        <w:b/>
        <w:bCs/>
      </w:rPr>
      <w:tblPr/>
      <w:tcPr>
        <w:tcBorders>
          <w:bottom w:val="single" w:sz="4" w:space="0" w:color="EBEDEC" w:themeColor="accent6" w:themeTint="99"/>
        </w:tcBorders>
      </w:tcPr>
    </w:tblStylePr>
    <w:tblStylePr w:type="lastRow">
      <w:rPr>
        <w:b/>
        <w:bCs/>
      </w:rPr>
      <w:tblPr/>
      <w:tcPr>
        <w:tcBorders>
          <w:top w:val="single" w:sz="4" w:space="0" w:color="EBEDEC" w:themeColor="accent6" w:themeTint="99"/>
        </w:tcBorders>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ListTable2">
    <w:name w:val="List Table 2"/>
    <w:basedOn w:val="TableNormal"/>
    <w:uiPriority w:val="99"/>
    <w:rsid w:val="00C536BE"/>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C536BE"/>
    <w:pPr>
      <w:spacing w:line="240" w:lineRule="auto"/>
    </w:pPr>
    <w:tblPr>
      <w:tblStyleRowBandSize w:val="1"/>
      <w:tblStyleColBandSize w:val="1"/>
      <w:tblBorders>
        <w:top w:val="single" w:sz="4" w:space="0" w:color="00B3EE" w:themeColor="accent1" w:themeTint="99"/>
        <w:bottom w:val="single" w:sz="4" w:space="0" w:color="00B3EE" w:themeColor="accent1" w:themeTint="99"/>
        <w:insideH w:val="single" w:sz="4" w:space="0" w:color="00B3E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ListTable2-Accent2">
    <w:name w:val="List Table 2 Accent 2"/>
    <w:basedOn w:val="TableNormal"/>
    <w:uiPriority w:val="99"/>
    <w:rsid w:val="00C536BE"/>
    <w:pPr>
      <w:spacing w:line="240" w:lineRule="auto"/>
    </w:pPr>
    <w:tblPr>
      <w:tblStyleRowBandSize w:val="1"/>
      <w:tblStyleColBandSize w:val="1"/>
      <w:tblBorders>
        <w:top w:val="single" w:sz="4" w:space="0" w:color="99C5E4" w:themeColor="accent2" w:themeTint="99"/>
        <w:bottom w:val="single" w:sz="4" w:space="0" w:color="99C5E4" w:themeColor="accent2" w:themeTint="99"/>
        <w:insideH w:val="single" w:sz="4" w:space="0" w:color="99C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ListTable2-Accent3">
    <w:name w:val="List Table 2 Accent 3"/>
    <w:basedOn w:val="TableNormal"/>
    <w:uiPriority w:val="99"/>
    <w:rsid w:val="00C536BE"/>
    <w:pPr>
      <w:spacing w:line="240" w:lineRule="auto"/>
    </w:pPr>
    <w:tblPr>
      <w:tblStyleRowBandSize w:val="1"/>
      <w:tblStyleColBandSize w:val="1"/>
      <w:tblBorders>
        <w:top w:val="single" w:sz="4" w:space="0" w:color="80AFCB" w:themeColor="accent3" w:themeTint="99"/>
        <w:bottom w:val="single" w:sz="4" w:space="0" w:color="80AFCB" w:themeColor="accent3" w:themeTint="99"/>
        <w:insideH w:val="single" w:sz="4" w:space="0" w:color="80AFC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ListTable2-Accent4">
    <w:name w:val="List Table 2 Accent 4"/>
    <w:basedOn w:val="TableNormal"/>
    <w:uiPriority w:val="99"/>
    <w:rsid w:val="00C536BE"/>
    <w:pPr>
      <w:spacing w:line="240" w:lineRule="auto"/>
    </w:pPr>
    <w:tblPr>
      <w:tblStyleRowBandSize w:val="1"/>
      <w:tblStyleColBandSize w:val="1"/>
      <w:tblBorders>
        <w:top w:val="single" w:sz="4" w:space="0" w:color="9DAFB5" w:themeColor="accent4" w:themeTint="99"/>
        <w:bottom w:val="single" w:sz="4" w:space="0" w:color="9DAFB5" w:themeColor="accent4" w:themeTint="99"/>
        <w:insideH w:val="single" w:sz="4" w:space="0" w:color="9DAFB5"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ListTable2-Accent5">
    <w:name w:val="List Table 2 Accent 5"/>
    <w:basedOn w:val="TableNormal"/>
    <w:uiPriority w:val="99"/>
    <w:rsid w:val="00C536BE"/>
    <w:pPr>
      <w:spacing w:line="240" w:lineRule="auto"/>
    </w:pPr>
    <w:tblPr>
      <w:tblStyleRowBandSize w:val="1"/>
      <w:tblStyleColBandSize w:val="1"/>
      <w:tblBorders>
        <w:top w:val="single" w:sz="4" w:space="0" w:color="E7E4DD" w:themeColor="accent5" w:themeTint="99"/>
        <w:bottom w:val="single" w:sz="4" w:space="0" w:color="E7E4DD" w:themeColor="accent5" w:themeTint="99"/>
        <w:insideH w:val="single" w:sz="4" w:space="0" w:color="E7E4D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ListTable2-Accent6">
    <w:name w:val="List Table 2 Accent 6"/>
    <w:basedOn w:val="TableNormal"/>
    <w:uiPriority w:val="99"/>
    <w:rsid w:val="00C536BE"/>
    <w:pPr>
      <w:spacing w:line="240" w:lineRule="auto"/>
    </w:pPr>
    <w:tblPr>
      <w:tblStyleRowBandSize w:val="1"/>
      <w:tblStyleColBandSize w:val="1"/>
      <w:tblBorders>
        <w:top w:val="single" w:sz="4" w:space="0" w:color="EBEDEC" w:themeColor="accent6" w:themeTint="99"/>
        <w:bottom w:val="single" w:sz="4" w:space="0" w:color="EBEDEC" w:themeColor="accent6" w:themeTint="99"/>
        <w:insideH w:val="single" w:sz="4" w:space="0" w:color="EBEDE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ListTable3">
    <w:name w:val="List Table 3"/>
    <w:basedOn w:val="TableNormal"/>
    <w:uiPriority w:val="99"/>
    <w:rsid w:val="00C536BE"/>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C536BE"/>
    <w:pPr>
      <w:spacing w:line="240" w:lineRule="auto"/>
    </w:pPr>
    <w:tblPr>
      <w:tblStyleRowBandSize w:val="1"/>
      <w:tblStyleColBandSize w:val="1"/>
      <w:tblBorders>
        <w:top w:val="single" w:sz="4" w:space="0" w:color="002B39" w:themeColor="accent1"/>
        <w:left w:val="single" w:sz="4" w:space="0" w:color="002B39" w:themeColor="accent1"/>
        <w:bottom w:val="single" w:sz="4" w:space="0" w:color="002B39" w:themeColor="accent1"/>
        <w:right w:val="single" w:sz="4" w:space="0" w:color="002B39" w:themeColor="accent1"/>
      </w:tblBorders>
    </w:tblPr>
    <w:tblStylePr w:type="firstRow">
      <w:rPr>
        <w:b/>
        <w:bCs/>
        <w:color w:val="FFFFFF" w:themeColor="background1"/>
      </w:rPr>
      <w:tblPr/>
      <w:tcPr>
        <w:shd w:val="clear" w:color="auto" w:fill="002B39" w:themeFill="accent1"/>
      </w:tcPr>
    </w:tblStylePr>
    <w:tblStylePr w:type="lastRow">
      <w:rPr>
        <w:b/>
        <w:bCs/>
      </w:rPr>
      <w:tblPr/>
      <w:tcPr>
        <w:tcBorders>
          <w:top w:val="double" w:sz="4" w:space="0" w:color="002B3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B39" w:themeColor="accent1"/>
          <w:right w:val="single" w:sz="4" w:space="0" w:color="002B39" w:themeColor="accent1"/>
        </w:tcBorders>
      </w:tcPr>
    </w:tblStylePr>
    <w:tblStylePr w:type="band1Horz">
      <w:tblPr/>
      <w:tcPr>
        <w:tcBorders>
          <w:top w:val="single" w:sz="4" w:space="0" w:color="002B39" w:themeColor="accent1"/>
          <w:bottom w:val="single" w:sz="4" w:space="0" w:color="002B3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B39" w:themeColor="accent1"/>
          <w:left w:val="nil"/>
        </w:tcBorders>
      </w:tcPr>
    </w:tblStylePr>
    <w:tblStylePr w:type="swCell">
      <w:tblPr/>
      <w:tcPr>
        <w:tcBorders>
          <w:top w:val="double" w:sz="4" w:space="0" w:color="002B39" w:themeColor="accent1"/>
          <w:right w:val="nil"/>
        </w:tcBorders>
      </w:tcPr>
    </w:tblStylePr>
  </w:style>
  <w:style w:type="table" w:styleId="ListTable3-Accent2">
    <w:name w:val="List Table 3 Accent 2"/>
    <w:basedOn w:val="TableNormal"/>
    <w:uiPriority w:val="99"/>
    <w:rsid w:val="00C536BE"/>
    <w:pPr>
      <w:spacing w:line="240" w:lineRule="auto"/>
    </w:pPr>
    <w:tblPr>
      <w:tblStyleRowBandSize w:val="1"/>
      <w:tblStyleColBandSize w:val="1"/>
      <w:tblBorders>
        <w:top w:val="single" w:sz="4" w:space="0" w:color="56A0D3" w:themeColor="accent2"/>
        <w:left w:val="single" w:sz="4" w:space="0" w:color="56A0D3" w:themeColor="accent2"/>
        <w:bottom w:val="single" w:sz="4" w:space="0" w:color="56A0D3" w:themeColor="accent2"/>
        <w:right w:val="single" w:sz="4" w:space="0" w:color="56A0D3" w:themeColor="accent2"/>
      </w:tblBorders>
    </w:tblPr>
    <w:tblStylePr w:type="firstRow">
      <w:rPr>
        <w:b/>
        <w:bCs/>
        <w:color w:val="FFFFFF" w:themeColor="background1"/>
      </w:rPr>
      <w:tblPr/>
      <w:tcPr>
        <w:shd w:val="clear" w:color="auto" w:fill="56A0D3" w:themeFill="accent2"/>
      </w:tcPr>
    </w:tblStylePr>
    <w:tblStylePr w:type="lastRow">
      <w:rPr>
        <w:b/>
        <w:bCs/>
      </w:rPr>
      <w:tblPr/>
      <w:tcPr>
        <w:tcBorders>
          <w:top w:val="double" w:sz="4" w:space="0" w:color="56A0D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A0D3" w:themeColor="accent2"/>
          <w:right w:val="single" w:sz="4" w:space="0" w:color="56A0D3" w:themeColor="accent2"/>
        </w:tcBorders>
      </w:tcPr>
    </w:tblStylePr>
    <w:tblStylePr w:type="band1Horz">
      <w:tblPr/>
      <w:tcPr>
        <w:tcBorders>
          <w:top w:val="single" w:sz="4" w:space="0" w:color="56A0D3" w:themeColor="accent2"/>
          <w:bottom w:val="single" w:sz="4" w:space="0" w:color="56A0D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A0D3" w:themeColor="accent2"/>
          <w:left w:val="nil"/>
        </w:tcBorders>
      </w:tcPr>
    </w:tblStylePr>
    <w:tblStylePr w:type="swCell">
      <w:tblPr/>
      <w:tcPr>
        <w:tcBorders>
          <w:top w:val="double" w:sz="4" w:space="0" w:color="56A0D3" w:themeColor="accent2"/>
          <w:right w:val="nil"/>
        </w:tcBorders>
      </w:tcPr>
    </w:tblStylePr>
  </w:style>
  <w:style w:type="table" w:styleId="ListTable3-Accent3">
    <w:name w:val="List Table 3 Accent 3"/>
    <w:basedOn w:val="TableNormal"/>
    <w:uiPriority w:val="99"/>
    <w:rsid w:val="00C536BE"/>
    <w:pPr>
      <w:spacing w:line="240" w:lineRule="auto"/>
    </w:pPr>
    <w:tblPr>
      <w:tblStyleRowBandSize w:val="1"/>
      <w:tblStyleColBandSize w:val="1"/>
      <w:tblBorders>
        <w:top w:val="single" w:sz="4" w:space="0" w:color="3E7698" w:themeColor="accent3"/>
        <w:left w:val="single" w:sz="4" w:space="0" w:color="3E7698" w:themeColor="accent3"/>
        <w:bottom w:val="single" w:sz="4" w:space="0" w:color="3E7698" w:themeColor="accent3"/>
        <w:right w:val="single" w:sz="4" w:space="0" w:color="3E7698" w:themeColor="accent3"/>
      </w:tblBorders>
    </w:tblPr>
    <w:tblStylePr w:type="firstRow">
      <w:rPr>
        <w:b/>
        <w:bCs/>
        <w:color w:val="FFFFFF" w:themeColor="background1"/>
      </w:rPr>
      <w:tblPr/>
      <w:tcPr>
        <w:shd w:val="clear" w:color="auto" w:fill="3E7698" w:themeFill="accent3"/>
      </w:tcPr>
    </w:tblStylePr>
    <w:tblStylePr w:type="lastRow">
      <w:rPr>
        <w:b/>
        <w:bCs/>
      </w:rPr>
      <w:tblPr/>
      <w:tcPr>
        <w:tcBorders>
          <w:top w:val="double" w:sz="4" w:space="0" w:color="3E769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7698" w:themeColor="accent3"/>
          <w:right w:val="single" w:sz="4" w:space="0" w:color="3E7698" w:themeColor="accent3"/>
        </w:tcBorders>
      </w:tcPr>
    </w:tblStylePr>
    <w:tblStylePr w:type="band1Horz">
      <w:tblPr/>
      <w:tcPr>
        <w:tcBorders>
          <w:top w:val="single" w:sz="4" w:space="0" w:color="3E7698" w:themeColor="accent3"/>
          <w:bottom w:val="single" w:sz="4" w:space="0" w:color="3E769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7698" w:themeColor="accent3"/>
          <w:left w:val="nil"/>
        </w:tcBorders>
      </w:tcPr>
    </w:tblStylePr>
    <w:tblStylePr w:type="swCell">
      <w:tblPr/>
      <w:tcPr>
        <w:tcBorders>
          <w:top w:val="double" w:sz="4" w:space="0" w:color="3E7698" w:themeColor="accent3"/>
          <w:right w:val="nil"/>
        </w:tcBorders>
      </w:tcPr>
    </w:tblStylePr>
  </w:style>
  <w:style w:type="table" w:styleId="ListTable3-Accent4">
    <w:name w:val="List Table 3 Accent 4"/>
    <w:basedOn w:val="TableNormal"/>
    <w:uiPriority w:val="99"/>
    <w:rsid w:val="00C536BE"/>
    <w:pPr>
      <w:spacing w:line="240" w:lineRule="auto"/>
    </w:pPr>
    <w:tblPr>
      <w:tblStyleRowBandSize w:val="1"/>
      <w:tblStyleColBandSize w:val="1"/>
      <w:tblBorders>
        <w:top w:val="single" w:sz="4" w:space="0" w:color="617980" w:themeColor="accent4"/>
        <w:left w:val="single" w:sz="4" w:space="0" w:color="617980" w:themeColor="accent4"/>
        <w:bottom w:val="single" w:sz="4" w:space="0" w:color="617980" w:themeColor="accent4"/>
        <w:right w:val="single" w:sz="4" w:space="0" w:color="617980" w:themeColor="accent4"/>
      </w:tblBorders>
    </w:tblPr>
    <w:tblStylePr w:type="firstRow">
      <w:rPr>
        <w:b/>
        <w:bCs/>
        <w:color w:val="FFFFFF" w:themeColor="background1"/>
      </w:rPr>
      <w:tblPr/>
      <w:tcPr>
        <w:shd w:val="clear" w:color="auto" w:fill="617980" w:themeFill="accent4"/>
      </w:tcPr>
    </w:tblStylePr>
    <w:tblStylePr w:type="lastRow">
      <w:rPr>
        <w:b/>
        <w:bCs/>
      </w:rPr>
      <w:tblPr/>
      <w:tcPr>
        <w:tcBorders>
          <w:top w:val="double" w:sz="4" w:space="0" w:color="6179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17980" w:themeColor="accent4"/>
          <w:right w:val="single" w:sz="4" w:space="0" w:color="617980" w:themeColor="accent4"/>
        </w:tcBorders>
      </w:tcPr>
    </w:tblStylePr>
    <w:tblStylePr w:type="band1Horz">
      <w:tblPr/>
      <w:tcPr>
        <w:tcBorders>
          <w:top w:val="single" w:sz="4" w:space="0" w:color="617980" w:themeColor="accent4"/>
          <w:bottom w:val="single" w:sz="4" w:space="0" w:color="6179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17980" w:themeColor="accent4"/>
          <w:left w:val="nil"/>
        </w:tcBorders>
      </w:tcPr>
    </w:tblStylePr>
    <w:tblStylePr w:type="swCell">
      <w:tblPr/>
      <w:tcPr>
        <w:tcBorders>
          <w:top w:val="double" w:sz="4" w:space="0" w:color="617980" w:themeColor="accent4"/>
          <w:right w:val="nil"/>
        </w:tcBorders>
      </w:tcPr>
    </w:tblStylePr>
  </w:style>
  <w:style w:type="table" w:styleId="ListTable3-Accent5">
    <w:name w:val="List Table 3 Accent 5"/>
    <w:basedOn w:val="TableNormal"/>
    <w:uiPriority w:val="99"/>
    <w:rsid w:val="00C536BE"/>
    <w:pPr>
      <w:spacing w:line="240" w:lineRule="auto"/>
    </w:pPr>
    <w:tblPr>
      <w:tblStyleRowBandSize w:val="1"/>
      <w:tblStyleColBandSize w:val="1"/>
      <w:tblBorders>
        <w:top w:val="single" w:sz="4" w:space="0" w:color="D8D3C7" w:themeColor="accent5"/>
        <w:left w:val="single" w:sz="4" w:space="0" w:color="D8D3C7" w:themeColor="accent5"/>
        <w:bottom w:val="single" w:sz="4" w:space="0" w:color="D8D3C7" w:themeColor="accent5"/>
        <w:right w:val="single" w:sz="4" w:space="0" w:color="D8D3C7" w:themeColor="accent5"/>
      </w:tblBorders>
    </w:tblPr>
    <w:tblStylePr w:type="firstRow">
      <w:rPr>
        <w:b/>
        <w:bCs/>
        <w:color w:val="FFFFFF" w:themeColor="background1"/>
      </w:rPr>
      <w:tblPr/>
      <w:tcPr>
        <w:shd w:val="clear" w:color="auto" w:fill="D8D3C7" w:themeFill="accent5"/>
      </w:tcPr>
    </w:tblStylePr>
    <w:tblStylePr w:type="lastRow">
      <w:rPr>
        <w:b/>
        <w:bCs/>
      </w:rPr>
      <w:tblPr/>
      <w:tcPr>
        <w:tcBorders>
          <w:top w:val="double" w:sz="4" w:space="0" w:color="D8D3C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D3C7" w:themeColor="accent5"/>
          <w:right w:val="single" w:sz="4" w:space="0" w:color="D8D3C7" w:themeColor="accent5"/>
        </w:tcBorders>
      </w:tcPr>
    </w:tblStylePr>
    <w:tblStylePr w:type="band1Horz">
      <w:tblPr/>
      <w:tcPr>
        <w:tcBorders>
          <w:top w:val="single" w:sz="4" w:space="0" w:color="D8D3C7" w:themeColor="accent5"/>
          <w:bottom w:val="single" w:sz="4" w:space="0" w:color="D8D3C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D3C7" w:themeColor="accent5"/>
          <w:left w:val="nil"/>
        </w:tcBorders>
      </w:tcPr>
    </w:tblStylePr>
    <w:tblStylePr w:type="swCell">
      <w:tblPr/>
      <w:tcPr>
        <w:tcBorders>
          <w:top w:val="double" w:sz="4" w:space="0" w:color="D8D3C7" w:themeColor="accent5"/>
          <w:right w:val="nil"/>
        </w:tcBorders>
      </w:tcPr>
    </w:tblStylePr>
  </w:style>
  <w:style w:type="table" w:styleId="ListTable3-Accent6">
    <w:name w:val="List Table 3 Accent 6"/>
    <w:basedOn w:val="TableNormal"/>
    <w:uiPriority w:val="99"/>
    <w:rsid w:val="00C536BE"/>
    <w:pPr>
      <w:spacing w:line="240" w:lineRule="auto"/>
    </w:pPr>
    <w:tblPr>
      <w:tblStyleRowBandSize w:val="1"/>
      <w:tblStyleColBandSize w:val="1"/>
      <w:tblBorders>
        <w:top w:val="single" w:sz="4" w:space="0" w:color="DEE2E1" w:themeColor="accent6"/>
        <w:left w:val="single" w:sz="4" w:space="0" w:color="DEE2E1" w:themeColor="accent6"/>
        <w:bottom w:val="single" w:sz="4" w:space="0" w:color="DEE2E1" w:themeColor="accent6"/>
        <w:right w:val="single" w:sz="4" w:space="0" w:color="DEE2E1" w:themeColor="accent6"/>
      </w:tblBorders>
    </w:tblPr>
    <w:tblStylePr w:type="firstRow">
      <w:rPr>
        <w:b/>
        <w:bCs/>
        <w:color w:val="FFFFFF" w:themeColor="background1"/>
      </w:rPr>
      <w:tblPr/>
      <w:tcPr>
        <w:shd w:val="clear" w:color="auto" w:fill="DEE2E1" w:themeFill="accent6"/>
      </w:tcPr>
    </w:tblStylePr>
    <w:tblStylePr w:type="lastRow">
      <w:rPr>
        <w:b/>
        <w:bCs/>
      </w:rPr>
      <w:tblPr/>
      <w:tcPr>
        <w:tcBorders>
          <w:top w:val="double" w:sz="4" w:space="0" w:color="DEE2E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E2E1" w:themeColor="accent6"/>
          <w:right w:val="single" w:sz="4" w:space="0" w:color="DEE2E1" w:themeColor="accent6"/>
        </w:tcBorders>
      </w:tcPr>
    </w:tblStylePr>
    <w:tblStylePr w:type="band1Horz">
      <w:tblPr/>
      <w:tcPr>
        <w:tcBorders>
          <w:top w:val="single" w:sz="4" w:space="0" w:color="DEE2E1" w:themeColor="accent6"/>
          <w:bottom w:val="single" w:sz="4" w:space="0" w:color="DEE2E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E2E1" w:themeColor="accent6"/>
          <w:left w:val="nil"/>
        </w:tcBorders>
      </w:tcPr>
    </w:tblStylePr>
    <w:tblStylePr w:type="swCell">
      <w:tblPr/>
      <w:tcPr>
        <w:tcBorders>
          <w:top w:val="double" w:sz="4" w:space="0" w:color="DEE2E1" w:themeColor="accent6"/>
          <w:right w:val="nil"/>
        </w:tcBorders>
      </w:tcPr>
    </w:tblStylePr>
  </w:style>
  <w:style w:type="table" w:styleId="ListTable4">
    <w:name w:val="List Table 4"/>
    <w:basedOn w:val="TableNormal"/>
    <w:uiPriority w:val="99"/>
    <w:rsid w:val="00C536BE"/>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C536BE"/>
    <w:pPr>
      <w:spacing w:line="240" w:lineRule="auto"/>
    </w:pPr>
    <w:tblPr>
      <w:tblStyleRowBandSize w:val="1"/>
      <w:tblStyleColBandSize w:val="1"/>
      <w:tblBorders>
        <w:top w:val="single" w:sz="4" w:space="0" w:color="00B3EE" w:themeColor="accent1" w:themeTint="99"/>
        <w:left w:val="single" w:sz="4" w:space="0" w:color="00B3EE" w:themeColor="accent1" w:themeTint="99"/>
        <w:bottom w:val="single" w:sz="4" w:space="0" w:color="00B3EE" w:themeColor="accent1" w:themeTint="99"/>
        <w:right w:val="single" w:sz="4" w:space="0" w:color="00B3EE" w:themeColor="accent1" w:themeTint="99"/>
        <w:insideH w:val="single" w:sz="4" w:space="0" w:color="00B3EE" w:themeColor="accent1" w:themeTint="99"/>
      </w:tblBorders>
    </w:tblPr>
    <w:tblStylePr w:type="firstRow">
      <w:rPr>
        <w:b/>
        <w:bCs/>
        <w:color w:val="FFFFFF" w:themeColor="background1"/>
      </w:rPr>
      <w:tblPr/>
      <w:tcPr>
        <w:tcBorders>
          <w:top w:val="single" w:sz="4" w:space="0" w:color="002B39" w:themeColor="accent1"/>
          <w:left w:val="single" w:sz="4" w:space="0" w:color="002B39" w:themeColor="accent1"/>
          <w:bottom w:val="single" w:sz="4" w:space="0" w:color="002B39" w:themeColor="accent1"/>
          <w:right w:val="single" w:sz="4" w:space="0" w:color="002B39" w:themeColor="accent1"/>
          <w:insideH w:val="nil"/>
        </w:tcBorders>
        <w:shd w:val="clear" w:color="auto" w:fill="002B39" w:themeFill="accent1"/>
      </w:tcPr>
    </w:tblStylePr>
    <w:tblStylePr w:type="lastRow">
      <w:rPr>
        <w:b/>
        <w:bCs/>
      </w:rPr>
      <w:tblPr/>
      <w:tcPr>
        <w:tcBorders>
          <w:top w:val="double" w:sz="4" w:space="0" w:color="00B3EE" w:themeColor="accent1" w:themeTint="99"/>
        </w:tcBorders>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ListTable4-Accent2">
    <w:name w:val="List Table 4 Accent 2"/>
    <w:basedOn w:val="TableNormal"/>
    <w:uiPriority w:val="99"/>
    <w:rsid w:val="00C536BE"/>
    <w:pPr>
      <w:spacing w:line="240" w:lineRule="auto"/>
    </w:pPr>
    <w:tblPr>
      <w:tblStyleRowBandSize w:val="1"/>
      <w:tblStyleColBandSize w:val="1"/>
      <w:tblBorders>
        <w:top w:val="single" w:sz="4" w:space="0" w:color="99C5E4" w:themeColor="accent2" w:themeTint="99"/>
        <w:left w:val="single" w:sz="4" w:space="0" w:color="99C5E4" w:themeColor="accent2" w:themeTint="99"/>
        <w:bottom w:val="single" w:sz="4" w:space="0" w:color="99C5E4" w:themeColor="accent2" w:themeTint="99"/>
        <w:right w:val="single" w:sz="4" w:space="0" w:color="99C5E4" w:themeColor="accent2" w:themeTint="99"/>
        <w:insideH w:val="single" w:sz="4" w:space="0" w:color="99C5E4" w:themeColor="accent2" w:themeTint="99"/>
      </w:tblBorders>
    </w:tblPr>
    <w:tblStylePr w:type="firstRow">
      <w:rPr>
        <w:b/>
        <w:bCs/>
        <w:color w:val="FFFFFF" w:themeColor="background1"/>
      </w:rPr>
      <w:tblPr/>
      <w:tcPr>
        <w:tcBorders>
          <w:top w:val="single" w:sz="4" w:space="0" w:color="56A0D3" w:themeColor="accent2"/>
          <w:left w:val="single" w:sz="4" w:space="0" w:color="56A0D3" w:themeColor="accent2"/>
          <w:bottom w:val="single" w:sz="4" w:space="0" w:color="56A0D3" w:themeColor="accent2"/>
          <w:right w:val="single" w:sz="4" w:space="0" w:color="56A0D3" w:themeColor="accent2"/>
          <w:insideH w:val="nil"/>
        </w:tcBorders>
        <w:shd w:val="clear" w:color="auto" w:fill="56A0D3" w:themeFill="accent2"/>
      </w:tcPr>
    </w:tblStylePr>
    <w:tblStylePr w:type="lastRow">
      <w:rPr>
        <w:b/>
        <w:bCs/>
      </w:rPr>
      <w:tblPr/>
      <w:tcPr>
        <w:tcBorders>
          <w:top w:val="double" w:sz="4" w:space="0" w:color="99C5E4" w:themeColor="accent2" w:themeTint="99"/>
        </w:tcBorders>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ListTable4-Accent3">
    <w:name w:val="List Table 4 Accent 3"/>
    <w:basedOn w:val="TableNormal"/>
    <w:uiPriority w:val="99"/>
    <w:rsid w:val="00C536BE"/>
    <w:pPr>
      <w:spacing w:line="240" w:lineRule="auto"/>
    </w:pPr>
    <w:tblPr>
      <w:tblStyleRowBandSize w:val="1"/>
      <w:tblStyleColBandSize w:val="1"/>
      <w:tblBorders>
        <w:top w:val="single" w:sz="4" w:space="0" w:color="80AFCB" w:themeColor="accent3" w:themeTint="99"/>
        <w:left w:val="single" w:sz="4" w:space="0" w:color="80AFCB" w:themeColor="accent3" w:themeTint="99"/>
        <w:bottom w:val="single" w:sz="4" w:space="0" w:color="80AFCB" w:themeColor="accent3" w:themeTint="99"/>
        <w:right w:val="single" w:sz="4" w:space="0" w:color="80AFCB" w:themeColor="accent3" w:themeTint="99"/>
        <w:insideH w:val="single" w:sz="4" w:space="0" w:color="80AFCB" w:themeColor="accent3" w:themeTint="99"/>
      </w:tblBorders>
    </w:tblPr>
    <w:tblStylePr w:type="firstRow">
      <w:rPr>
        <w:b/>
        <w:bCs/>
        <w:color w:val="FFFFFF" w:themeColor="background1"/>
      </w:rPr>
      <w:tblPr/>
      <w:tcPr>
        <w:tcBorders>
          <w:top w:val="single" w:sz="4" w:space="0" w:color="3E7698" w:themeColor="accent3"/>
          <w:left w:val="single" w:sz="4" w:space="0" w:color="3E7698" w:themeColor="accent3"/>
          <w:bottom w:val="single" w:sz="4" w:space="0" w:color="3E7698" w:themeColor="accent3"/>
          <w:right w:val="single" w:sz="4" w:space="0" w:color="3E7698" w:themeColor="accent3"/>
          <w:insideH w:val="nil"/>
        </w:tcBorders>
        <w:shd w:val="clear" w:color="auto" w:fill="3E7698" w:themeFill="accent3"/>
      </w:tcPr>
    </w:tblStylePr>
    <w:tblStylePr w:type="lastRow">
      <w:rPr>
        <w:b/>
        <w:bCs/>
      </w:rPr>
      <w:tblPr/>
      <w:tcPr>
        <w:tcBorders>
          <w:top w:val="double" w:sz="4" w:space="0" w:color="80AFCB" w:themeColor="accent3" w:themeTint="99"/>
        </w:tcBorders>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ListTable4-Accent4">
    <w:name w:val="List Table 4 Accent 4"/>
    <w:basedOn w:val="TableNormal"/>
    <w:uiPriority w:val="99"/>
    <w:rsid w:val="00C536BE"/>
    <w:pPr>
      <w:spacing w:line="240" w:lineRule="auto"/>
    </w:pPr>
    <w:tblPr>
      <w:tblStyleRowBandSize w:val="1"/>
      <w:tblStyleColBandSize w:val="1"/>
      <w:tblBorders>
        <w:top w:val="single" w:sz="4" w:space="0" w:color="9DAFB5" w:themeColor="accent4" w:themeTint="99"/>
        <w:left w:val="single" w:sz="4" w:space="0" w:color="9DAFB5" w:themeColor="accent4" w:themeTint="99"/>
        <w:bottom w:val="single" w:sz="4" w:space="0" w:color="9DAFB5" w:themeColor="accent4" w:themeTint="99"/>
        <w:right w:val="single" w:sz="4" w:space="0" w:color="9DAFB5" w:themeColor="accent4" w:themeTint="99"/>
        <w:insideH w:val="single" w:sz="4" w:space="0" w:color="9DAFB5" w:themeColor="accent4" w:themeTint="99"/>
      </w:tblBorders>
    </w:tblPr>
    <w:tblStylePr w:type="firstRow">
      <w:rPr>
        <w:b/>
        <w:bCs/>
        <w:color w:val="FFFFFF" w:themeColor="background1"/>
      </w:rPr>
      <w:tblPr/>
      <w:tcPr>
        <w:tcBorders>
          <w:top w:val="single" w:sz="4" w:space="0" w:color="617980" w:themeColor="accent4"/>
          <w:left w:val="single" w:sz="4" w:space="0" w:color="617980" w:themeColor="accent4"/>
          <w:bottom w:val="single" w:sz="4" w:space="0" w:color="617980" w:themeColor="accent4"/>
          <w:right w:val="single" w:sz="4" w:space="0" w:color="617980" w:themeColor="accent4"/>
          <w:insideH w:val="nil"/>
        </w:tcBorders>
        <w:shd w:val="clear" w:color="auto" w:fill="617980" w:themeFill="accent4"/>
      </w:tcPr>
    </w:tblStylePr>
    <w:tblStylePr w:type="lastRow">
      <w:rPr>
        <w:b/>
        <w:bCs/>
      </w:rPr>
      <w:tblPr/>
      <w:tcPr>
        <w:tcBorders>
          <w:top w:val="double" w:sz="4" w:space="0" w:color="9DAFB5" w:themeColor="accent4" w:themeTint="99"/>
        </w:tcBorders>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ListTable4-Accent5">
    <w:name w:val="List Table 4 Accent 5"/>
    <w:basedOn w:val="TableNormal"/>
    <w:uiPriority w:val="99"/>
    <w:rsid w:val="00C536BE"/>
    <w:pPr>
      <w:spacing w:line="240" w:lineRule="auto"/>
    </w:pPr>
    <w:tblPr>
      <w:tblStyleRowBandSize w:val="1"/>
      <w:tblStyleColBandSize w:val="1"/>
      <w:tblBorders>
        <w:top w:val="single" w:sz="4" w:space="0" w:color="E7E4DD" w:themeColor="accent5" w:themeTint="99"/>
        <w:left w:val="single" w:sz="4" w:space="0" w:color="E7E4DD" w:themeColor="accent5" w:themeTint="99"/>
        <w:bottom w:val="single" w:sz="4" w:space="0" w:color="E7E4DD" w:themeColor="accent5" w:themeTint="99"/>
        <w:right w:val="single" w:sz="4" w:space="0" w:color="E7E4DD" w:themeColor="accent5" w:themeTint="99"/>
        <w:insideH w:val="single" w:sz="4" w:space="0" w:color="E7E4DD" w:themeColor="accent5" w:themeTint="99"/>
      </w:tblBorders>
    </w:tblPr>
    <w:tblStylePr w:type="firstRow">
      <w:rPr>
        <w:b/>
        <w:bCs/>
        <w:color w:val="FFFFFF" w:themeColor="background1"/>
      </w:rPr>
      <w:tblPr/>
      <w:tcPr>
        <w:tcBorders>
          <w:top w:val="single" w:sz="4" w:space="0" w:color="D8D3C7" w:themeColor="accent5"/>
          <w:left w:val="single" w:sz="4" w:space="0" w:color="D8D3C7" w:themeColor="accent5"/>
          <w:bottom w:val="single" w:sz="4" w:space="0" w:color="D8D3C7" w:themeColor="accent5"/>
          <w:right w:val="single" w:sz="4" w:space="0" w:color="D8D3C7" w:themeColor="accent5"/>
          <w:insideH w:val="nil"/>
        </w:tcBorders>
        <w:shd w:val="clear" w:color="auto" w:fill="D8D3C7" w:themeFill="accent5"/>
      </w:tcPr>
    </w:tblStylePr>
    <w:tblStylePr w:type="lastRow">
      <w:rPr>
        <w:b/>
        <w:bCs/>
      </w:rPr>
      <w:tblPr/>
      <w:tcPr>
        <w:tcBorders>
          <w:top w:val="double" w:sz="4" w:space="0" w:color="E7E4DD" w:themeColor="accent5" w:themeTint="99"/>
        </w:tcBorders>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ListTable4-Accent6">
    <w:name w:val="List Table 4 Accent 6"/>
    <w:basedOn w:val="TableNormal"/>
    <w:uiPriority w:val="99"/>
    <w:rsid w:val="00C536BE"/>
    <w:pPr>
      <w:spacing w:line="240" w:lineRule="auto"/>
    </w:pPr>
    <w:tblPr>
      <w:tblStyleRowBandSize w:val="1"/>
      <w:tblStyleColBandSize w:val="1"/>
      <w:tblBorders>
        <w:top w:val="single" w:sz="4" w:space="0" w:color="EBEDEC" w:themeColor="accent6" w:themeTint="99"/>
        <w:left w:val="single" w:sz="4" w:space="0" w:color="EBEDEC" w:themeColor="accent6" w:themeTint="99"/>
        <w:bottom w:val="single" w:sz="4" w:space="0" w:color="EBEDEC" w:themeColor="accent6" w:themeTint="99"/>
        <w:right w:val="single" w:sz="4" w:space="0" w:color="EBEDEC" w:themeColor="accent6" w:themeTint="99"/>
        <w:insideH w:val="single" w:sz="4" w:space="0" w:color="EBEDEC" w:themeColor="accent6" w:themeTint="99"/>
      </w:tblBorders>
    </w:tblPr>
    <w:tblStylePr w:type="firstRow">
      <w:rPr>
        <w:b/>
        <w:bCs/>
        <w:color w:val="FFFFFF" w:themeColor="background1"/>
      </w:rPr>
      <w:tblPr/>
      <w:tcPr>
        <w:tcBorders>
          <w:top w:val="single" w:sz="4" w:space="0" w:color="DEE2E1" w:themeColor="accent6"/>
          <w:left w:val="single" w:sz="4" w:space="0" w:color="DEE2E1" w:themeColor="accent6"/>
          <w:bottom w:val="single" w:sz="4" w:space="0" w:color="DEE2E1" w:themeColor="accent6"/>
          <w:right w:val="single" w:sz="4" w:space="0" w:color="DEE2E1" w:themeColor="accent6"/>
          <w:insideH w:val="nil"/>
        </w:tcBorders>
        <w:shd w:val="clear" w:color="auto" w:fill="DEE2E1" w:themeFill="accent6"/>
      </w:tcPr>
    </w:tblStylePr>
    <w:tblStylePr w:type="lastRow">
      <w:rPr>
        <w:b/>
        <w:bCs/>
      </w:rPr>
      <w:tblPr/>
      <w:tcPr>
        <w:tcBorders>
          <w:top w:val="double" w:sz="4" w:space="0" w:color="EBEDEC" w:themeColor="accent6" w:themeTint="99"/>
        </w:tcBorders>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ListTable5Dark">
    <w:name w:val="List Table 5 Dark"/>
    <w:basedOn w:val="TableNormal"/>
    <w:uiPriority w:val="99"/>
    <w:rsid w:val="00C536BE"/>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C536BE"/>
    <w:pPr>
      <w:spacing w:line="240" w:lineRule="auto"/>
    </w:pPr>
    <w:rPr>
      <w:color w:val="FFFFFF" w:themeColor="background1"/>
    </w:rPr>
    <w:tblPr>
      <w:tblStyleRowBandSize w:val="1"/>
      <w:tblStyleColBandSize w:val="1"/>
      <w:tblBorders>
        <w:top w:val="single" w:sz="24" w:space="0" w:color="002B39" w:themeColor="accent1"/>
        <w:left w:val="single" w:sz="24" w:space="0" w:color="002B39" w:themeColor="accent1"/>
        <w:bottom w:val="single" w:sz="24" w:space="0" w:color="002B39" w:themeColor="accent1"/>
        <w:right w:val="single" w:sz="24" w:space="0" w:color="002B39" w:themeColor="accent1"/>
      </w:tblBorders>
    </w:tblPr>
    <w:tcPr>
      <w:shd w:val="clear" w:color="auto" w:fill="002B3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C536BE"/>
    <w:pPr>
      <w:spacing w:line="240" w:lineRule="auto"/>
    </w:pPr>
    <w:rPr>
      <w:color w:val="FFFFFF" w:themeColor="background1"/>
    </w:rPr>
    <w:tblPr>
      <w:tblStyleRowBandSize w:val="1"/>
      <w:tblStyleColBandSize w:val="1"/>
      <w:tblBorders>
        <w:top w:val="single" w:sz="24" w:space="0" w:color="56A0D3" w:themeColor="accent2"/>
        <w:left w:val="single" w:sz="24" w:space="0" w:color="56A0D3" w:themeColor="accent2"/>
        <w:bottom w:val="single" w:sz="24" w:space="0" w:color="56A0D3" w:themeColor="accent2"/>
        <w:right w:val="single" w:sz="24" w:space="0" w:color="56A0D3" w:themeColor="accent2"/>
      </w:tblBorders>
    </w:tblPr>
    <w:tcPr>
      <w:shd w:val="clear" w:color="auto" w:fill="56A0D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C536BE"/>
    <w:pPr>
      <w:spacing w:line="240" w:lineRule="auto"/>
    </w:pPr>
    <w:rPr>
      <w:color w:val="FFFFFF" w:themeColor="background1"/>
    </w:rPr>
    <w:tblPr>
      <w:tblStyleRowBandSize w:val="1"/>
      <w:tblStyleColBandSize w:val="1"/>
      <w:tblBorders>
        <w:top w:val="single" w:sz="24" w:space="0" w:color="3E7698" w:themeColor="accent3"/>
        <w:left w:val="single" w:sz="24" w:space="0" w:color="3E7698" w:themeColor="accent3"/>
        <w:bottom w:val="single" w:sz="24" w:space="0" w:color="3E7698" w:themeColor="accent3"/>
        <w:right w:val="single" w:sz="24" w:space="0" w:color="3E7698" w:themeColor="accent3"/>
      </w:tblBorders>
    </w:tblPr>
    <w:tcPr>
      <w:shd w:val="clear" w:color="auto" w:fill="3E769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C536BE"/>
    <w:pPr>
      <w:spacing w:line="240" w:lineRule="auto"/>
    </w:pPr>
    <w:rPr>
      <w:color w:val="FFFFFF" w:themeColor="background1"/>
    </w:rPr>
    <w:tblPr>
      <w:tblStyleRowBandSize w:val="1"/>
      <w:tblStyleColBandSize w:val="1"/>
      <w:tblBorders>
        <w:top w:val="single" w:sz="24" w:space="0" w:color="617980" w:themeColor="accent4"/>
        <w:left w:val="single" w:sz="24" w:space="0" w:color="617980" w:themeColor="accent4"/>
        <w:bottom w:val="single" w:sz="24" w:space="0" w:color="617980" w:themeColor="accent4"/>
        <w:right w:val="single" w:sz="24" w:space="0" w:color="617980" w:themeColor="accent4"/>
      </w:tblBorders>
    </w:tblPr>
    <w:tcPr>
      <w:shd w:val="clear" w:color="auto" w:fill="6179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C536BE"/>
    <w:pPr>
      <w:spacing w:line="240" w:lineRule="auto"/>
    </w:pPr>
    <w:rPr>
      <w:color w:val="FFFFFF" w:themeColor="background1"/>
    </w:rPr>
    <w:tblPr>
      <w:tblStyleRowBandSize w:val="1"/>
      <w:tblStyleColBandSize w:val="1"/>
      <w:tblBorders>
        <w:top w:val="single" w:sz="24" w:space="0" w:color="D8D3C7" w:themeColor="accent5"/>
        <w:left w:val="single" w:sz="24" w:space="0" w:color="D8D3C7" w:themeColor="accent5"/>
        <w:bottom w:val="single" w:sz="24" w:space="0" w:color="D8D3C7" w:themeColor="accent5"/>
        <w:right w:val="single" w:sz="24" w:space="0" w:color="D8D3C7" w:themeColor="accent5"/>
      </w:tblBorders>
    </w:tblPr>
    <w:tcPr>
      <w:shd w:val="clear" w:color="auto" w:fill="D8D3C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C536BE"/>
    <w:pPr>
      <w:spacing w:line="240" w:lineRule="auto"/>
    </w:pPr>
    <w:rPr>
      <w:color w:val="FFFFFF" w:themeColor="background1"/>
    </w:rPr>
    <w:tblPr>
      <w:tblStyleRowBandSize w:val="1"/>
      <w:tblStyleColBandSize w:val="1"/>
      <w:tblBorders>
        <w:top w:val="single" w:sz="24" w:space="0" w:color="DEE2E1" w:themeColor="accent6"/>
        <w:left w:val="single" w:sz="24" w:space="0" w:color="DEE2E1" w:themeColor="accent6"/>
        <w:bottom w:val="single" w:sz="24" w:space="0" w:color="DEE2E1" w:themeColor="accent6"/>
        <w:right w:val="single" w:sz="24" w:space="0" w:color="DEE2E1" w:themeColor="accent6"/>
      </w:tblBorders>
    </w:tblPr>
    <w:tcPr>
      <w:shd w:val="clear" w:color="auto" w:fill="DEE2E1"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C536BE"/>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C536BE"/>
    <w:pPr>
      <w:spacing w:line="240" w:lineRule="auto"/>
    </w:pPr>
    <w:rPr>
      <w:color w:val="00202A" w:themeColor="accent1" w:themeShade="BF"/>
    </w:rPr>
    <w:tblPr>
      <w:tblStyleRowBandSize w:val="1"/>
      <w:tblStyleColBandSize w:val="1"/>
      <w:tblBorders>
        <w:top w:val="single" w:sz="4" w:space="0" w:color="002B39" w:themeColor="accent1"/>
        <w:bottom w:val="single" w:sz="4" w:space="0" w:color="002B39" w:themeColor="accent1"/>
      </w:tblBorders>
    </w:tblPr>
    <w:tblStylePr w:type="firstRow">
      <w:rPr>
        <w:b/>
        <w:bCs/>
      </w:rPr>
      <w:tblPr/>
      <w:tcPr>
        <w:tcBorders>
          <w:bottom w:val="single" w:sz="4" w:space="0" w:color="002B39" w:themeColor="accent1"/>
        </w:tcBorders>
      </w:tcPr>
    </w:tblStylePr>
    <w:tblStylePr w:type="lastRow">
      <w:rPr>
        <w:b/>
        <w:bCs/>
      </w:rPr>
      <w:tblPr/>
      <w:tcPr>
        <w:tcBorders>
          <w:top w:val="double" w:sz="4" w:space="0" w:color="002B39" w:themeColor="accent1"/>
        </w:tcBorders>
      </w:tcPr>
    </w:tblStylePr>
    <w:tblStylePr w:type="firstCol">
      <w:rPr>
        <w:b/>
        <w:bCs/>
      </w:rPr>
    </w:tblStylePr>
    <w:tblStylePr w:type="lastCol">
      <w:rPr>
        <w:b/>
        <w:bCs/>
      </w:rPr>
    </w:tblStylePr>
    <w:tblStylePr w:type="band1Vert">
      <w:tblPr/>
      <w:tcPr>
        <w:shd w:val="clear" w:color="auto" w:fill="A4E8FF" w:themeFill="accent1" w:themeFillTint="33"/>
      </w:tcPr>
    </w:tblStylePr>
    <w:tblStylePr w:type="band1Horz">
      <w:tblPr/>
      <w:tcPr>
        <w:shd w:val="clear" w:color="auto" w:fill="A4E8FF" w:themeFill="accent1" w:themeFillTint="33"/>
      </w:tcPr>
    </w:tblStylePr>
  </w:style>
  <w:style w:type="table" w:styleId="ListTable6Colorful-Accent2">
    <w:name w:val="List Table 6 Colorful Accent 2"/>
    <w:basedOn w:val="TableNormal"/>
    <w:uiPriority w:val="99"/>
    <w:rsid w:val="00C536BE"/>
    <w:pPr>
      <w:spacing w:line="240" w:lineRule="auto"/>
    </w:pPr>
    <w:rPr>
      <w:color w:val="2E7AB0" w:themeColor="accent2" w:themeShade="BF"/>
    </w:rPr>
    <w:tblPr>
      <w:tblStyleRowBandSize w:val="1"/>
      <w:tblStyleColBandSize w:val="1"/>
      <w:tblBorders>
        <w:top w:val="single" w:sz="4" w:space="0" w:color="56A0D3" w:themeColor="accent2"/>
        <w:bottom w:val="single" w:sz="4" w:space="0" w:color="56A0D3" w:themeColor="accent2"/>
      </w:tblBorders>
    </w:tblPr>
    <w:tblStylePr w:type="firstRow">
      <w:rPr>
        <w:b/>
        <w:bCs/>
      </w:rPr>
      <w:tblPr/>
      <w:tcPr>
        <w:tcBorders>
          <w:bottom w:val="single" w:sz="4" w:space="0" w:color="56A0D3" w:themeColor="accent2"/>
        </w:tcBorders>
      </w:tcPr>
    </w:tblStylePr>
    <w:tblStylePr w:type="lastRow">
      <w:rPr>
        <w:b/>
        <w:bCs/>
      </w:rPr>
      <w:tblPr/>
      <w:tcPr>
        <w:tcBorders>
          <w:top w:val="double" w:sz="4" w:space="0" w:color="56A0D3" w:themeColor="accent2"/>
        </w:tcBorders>
      </w:tcPr>
    </w:tblStylePr>
    <w:tblStylePr w:type="firstCol">
      <w:rPr>
        <w:b/>
        <w:bCs/>
      </w:rPr>
    </w:tblStylePr>
    <w:tblStylePr w:type="lastCol">
      <w:rPr>
        <w:b/>
        <w:bCs/>
      </w:rPr>
    </w:tblStylePr>
    <w:tblStylePr w:type="band1Vert">
      <w:tblPr/>
      <w:tcPr>
        <w:shd w:val="clear" w:color="auto" w:fill="DDEBF6" w:themeFill="accent2" w:themeFillTint="33"/>
      </w:tcPr>
    </w:tblStylePr>
    <w:tblStylePr w:type="band1Horz">
      <w:tblPr/>
      <w:tcPr>
        <w:shd w:val="clear" w:color="auto" w:fill="DDEBF6" w:themeFill="accent2" w:themeFillTint="33"/>
      </w:tcPr>
    </w:tblStylePr>
  </w:style>
  <w:style w:type="table" w:styleId="ListTable6Colorful-Accent3">
    <w:name w:val="List Table 6 Colorful Accent 3"/>
    <w:basedOn w:val="TableNormal"/>
    <w:uiPriority w:val="99"/>
    <w:rsid w:val="00C536BE"/>
    <w:pPr>
      <w:spacing w:line="240" w:lineRule="auto"/>
    </w:pPr>
    <w:rPr>
      <w:color w:val="2E5871" w:themeColor="accent3" w:themeShade="BF"/>
    </w:rPr>
    <w:tblPr>
      <w:tblStyleRowBandSize w:val="1"/>
      <w:tblStyleColBandSize w:val="1"/>
      <w:tblBorders>
        <w:top w:val="single" w:sz="4" w:space="0" w:color="3E7698" w:themeColor="accent3"/>
        <w:bottom w:val="single" w:sz="4" w:space="0" w:color="3E7698" w:themeColor="accent3"/>
      </w:tblBorders>
    </w:tblPr>
    <w:tblStylePr w:type="firstRow">
      <w:rPr>
        <w:b/>
        <w:bCs/>
      </w:rPr>
      <w:tblPr/>
      <w:tcPr>
        <w:tcBorders>
          <w:bottom w:val="single" w:sz="4" w:space="0" w:color="3E7698" w:themeColor="accent3"/>
        </w:tcBorders>
      </w:tcPr>
    </w:tblStylePr>
    <w:tblStylePr w:type="lastRow">
      <w:rPr>
        <w:b/>
        <w:bCs/>
      </w:rPr>
      <w:tblPr/>
      <w:tcPr>
        <w:tcBorders>
          <w:top w:val="double" w:sz="4" w:space="0" w:color="3E7698" w:themeColor="accent3"/>
        </w:tcBorders>
      </w:tcPr>
    </w:tblStylePr>
    <w:tblStylePr w:type="firstCol">
      <w:rPr>
        <w:b/>
        <w:bCs/>
      </w:rPr>
    </w:tblStylePr>
    <w:tblStylePr w:type="lastCol">
      <w:rPr>
        <w:b/>
        <w:bCs/>
      </w:rPr>
    </w:tblStylePr>
    <w:tblStylePr w:type="band1Vert">
      <w:tblPr/>
      <w:tcPr>
        <w:shd w:val="clear" w:color="auto" w:fill="D4E4ED" w:themeFill="accent3" w:themeFillTint="33"/>
      </w:tcPr>
    </w:tblStylePr>
    <w:tblStylePr w:type="band1Horz">
      <w:tblPr/>
      <w:tcPr>
        <w:shd w:val="clear" w:color="auto" w:fill="D4E4ED" w:themeFill="accent3" w:themeFillTint="33"/>
      </w:tcPr>
    </w:tblStylePr>
  </w:style>
  <w:style w:type="table" w:styleId="ListTable6Colorful-Accent4">
    <w:name w:val="List Table 6 Colorful Accent 4"/>
    <w:basedOn w:val="TableNormal"/>
    <w:uiPriority w:val="99"/>
    <w:rsid w:val="00C536BE"/>
    <w:pPr>
      <w:spacing w:line="240" w:lineRule="auto"/>
    </w:pPr>
    <w:rPr>
      <w:color w:val="485A5F" w:themeColor="accent4" w:themeShade="BF"/>
    </w:rPr>
    <w:tblPr>
      <w:tblStyleRowBandSize w:val="1"/>
      <w:tblStyleColBandSize w:val="1"/>
      <w:tblBorders>
        <w:top w:val="single" w:sz="4" w:space="0" w:color="617980" w:themeColor="accent4"/>
        <w:bottom w:val="single" w:sz="4" w:space="0" w:color="617980" w:themeColor="accent4"/>
      </w:tblBorders>
    </w:tblPr>
    <w:tblStylePr w:type="firstRow">
      <w:rPr>
        <w:b/>
        <w:bCs/>
      </w:rPr>
      <w:tblPr/>
      <w:tcPr>
        <w:tcBorders>
          <w:bottom w:val="single" w:sz="4" w:space="0" w:color="617980" w:themeColor="accent4"/>
        </w:tcBorders>
      </w:tcPr>
    </w:tblStylePr>
    <w:tblStylePr w:type="lastRow">
      <w:rPr>
        <w:b/>
        <w:bCs/>
      </w:rPr>
      <w:tblPr/>
      <w:tcPr>
        <w:tcBorders>
          <w:top w:val="double" w:sz="4" w:space="0" w:color="617980" w:themeColor="accent4"/>
        </w:tcBorders>
      </w:tcPr>
    </w:tblStylePr>
    <w:tblStylePr w:type="firstCol">
      <w:rPr>
        <w:b/>
        <w:bCs/>
      </w:rPr>
    </w:tblStylePr>
    <w:tblStylePr w:type="lastCol">
      <w:rPr>
        <w:b/>
        <w:bCs/>
      </w:rPr>
    </w:tblStylePr>
    <w:tblStylePr w:type="band1Vert">
      <w:tblPr/>
      <w:tcPr>
        <w:shd w:val="clear" w:color="auto" w:fill="DEE4E6" w:themeFill="accent4" w:themeFillTint="33"/>
      </w:tcPr>
    </w:tblStylePr>
    <w:tblStylePr w:type="band1Horz">
      <w:tblPr/>
      <w:tcPr>
        <w:shd w:val="clear" w:color="auto" w:fill="DEE4E6" w:themeFill="accent4" w:themeFillTint="33"/>
      </w:tcPr>
    </w:tblStylePr>
  </w:style>
  <w:style w:type="table" w:styleId="ListTable6Colorful-Accent5">
    <w:name w:val="List Table 6 Colorful Accent 5"/>
    <w:basedOn w:val="TableNormal"/>
    <w:uiPriority w:val="99"/>
    <w:rsid w:val="00C536BE"/>
    <w:pPr>
      <w:spacing w:line="240" w:lineRule="auto"/>
    </w:pPr>
    <w:rPr>
      <w:color w:val="ADA289" w:themeColor="accent5" w:themeShade="BF"/>
    </w:rPr>
    <w:tblPr>
      <w:tblStyleRowBandSize w:val="1"/>
      <w:tblStyleColBandSize w:val="1"/>
      <w:tblBorders>
        <w:top w:val="single" w:sz="4" w:space="0" w:color="D8D3C7" w:themeColor="accent5"/>
        <w:bottom w:val="single" w:sz="4" w:space="0" w:color="D8D3C7" w:themeColor="accent5"/>
      </w:tblBorders>
    </w:tblPr>
    <w:tblStylePr w:type="firstRow">
      <w:rPr>
        <w:b/>
        <w:bCs/>
      </w:rPr>
      <w:tblPr/>
      <w:tcPr>
        <w:tcBorders>
          <w:bottom w:val="single" w:sz="4" w:space="0" w:color="D8D3C7" w:themeColor="accent5"/>
        </w:tcBorders>
      </w:tcPr>
    </w:tblStylePr>
    <w:tblStylePr w:type="lastRow">
      <w:rPr>
        <w:b/>
        <w:bCs/>
      </w:rPr>
      <w:tblPr/>
      <w:tcPr>
        <w:tcBorders>
          <w:top w:val="double" w:sz="4" w:space="0" w:color="D8D3C7" w:themeColor="accent5"/>
        </w:tcBorders>
      </w:tcPr>
    </w:tblStylePr>
    <w:tblStylePr w:type="firstCol">
      <w:rPr>
        <w:b/>
        <w:bCs/>
      </w:rPr>
    </w:tblStylePr>
    <w:tblStylePr w:type="lastCol">
      <w:rPr>
        <w:b/>
        <w:bCs/>
      </w:rPr>
    </w:tblStylePr>
    <w:tblStylePr w:type="band1Vert">
      <w:tblPr/>
      <w:tcPr>
        <w:shd w:val="clear" w:color="auto" w:fill="F7F6F3" w:themeFill="accent5" w:themeFillTint="33"/>
      </w:tcPr>
    </w:tblStylePr>
    <w:tblStylePr w:type="band1Horz">
      <w:tblPr/>
      <w:tcPr>
        <w:shd w:val="clear" w:color="auto" w:fill="F7F6F3" w:themeFill="accent5" w:themeFillTint="33"/>
      </w:tcPr>
    </w:tblStylePr>
  </w:style>
  <w:style w:type="table" w:styleId="ListTable6Colorful-Accent6">
    <w:name w:val="List Table 6 Colorful Accent 6"/>
    <w:basedOn w:val="TableNormal"/>
    <w:uiPriority w:val="99"/>
    <w:rsid w:val="00C536BE"/>
    <w:pPr>
      <w:spacing w:line="240" w:lineRule="auto"/>
    </w:pPr>
    <w:rPr>
      <w:color w:val="A2ADAA" w:themeColor="accent6" w:themeShade="BF"/>
    </w:rPr>
    <w:tblPr>
      <w:tblStyleRowBandSize w:val="1"/>
      <w:tblStyleColBandSize w:val="1"/>
      <w:tblBorders>
        <w:top w:val="single" w:sz="4" w:space="0" w:color="DEE2E1" w:themeColor="accent6"/>
        <w:bottom w:val="single" w:sz="4" w:space="0" w:color="DEE2E1" w:themeColor="accent6"/>
      </w:tblBorders>
    </w:tblPr>
    <w:tblStylePr w:type="firstRow">
      <w:rPr>
        <w:b/>
        <w:bCs/>
      </w:rPr>
      <w:tblPr/>
      <w:tcPr>
        <w:tcBorders>
          <w:bottom w:val="single" w:sz="4" w:space="0" w:color="DEE2E1" w:themeColor="accent6"/>
        </w:tcBorders>
      </w:tcPr>
    </w:tblStylePr>
    <w:tblStylePr w:type="lastRow">
      <w:rPr>
        <w:b/>
        <w:bCs/>
      </w:rPr>
      <w:tblPr/>
      <w:tcPr>
        <w:tcBorders>
          <w:top w:val="double" w:sz="4" w:space="0" w:color="DEE2E1" w:themeColor="accent6"/>
        </w:tcBorders>
      </w:tcPr>
    </w:tblStylePr>
    <w:tblStylePr w:type="firstCol">
      <w:rPr>
        <w:b/>
        <w:bCs/>
      </w:rPr>
    </w:tblStylePr>
    <w:tblStylePr w:type="lastCol">
      <w:rPr>
        <w:b/>
        <w:bCs/>
      </w:rPr>
    </w:tblStylePr>
    <w:tblStylePr w:type="band1Vert">
      <w:tblPr/>
      <w:tcPr>
        <w:shd w:val="clear" w:color="auto" w:fill="F8F9F8" w:themeFill="accent6" w:themeFillTint="33"/>
      </w:tcPr>
    </w:tblStylePr>
    <w:tblStylePr w:type="band1Horz">
      <w:tblPr/>
      <w:tcPr>
        <w:shd w:val="clear" w:color="auto" w:fill="F8F9F8" w:themeFill="accent6" w:themeFillTint="33"/>
      </w:tcPr>
    </w:tblStylePr>
  </w:style>
  <w:style w:type="table" w:styleId="ListTable7Colorful">
    <w:name w:val="List Table 7 Colorful"/>
    <w:basedOn w:val="TableNormal"/>
    <w:uiPriority w:val="99"/>
    <w:rsid w:val="00C536BE"/>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C536BE"/>
    <w:pPr>
      <w:spacing w:line="240" w:lineRule="auto"/>
    </w:pPr>
    <w:rPr>
      <w:color w:val="00202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2B3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2B3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2B3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2B39" w:themeColor="accent1"/>
        </w:tcBorders>
        <w:shd w:val="clear" w:color="auto" w:fill="FFFFFF" w:themeFill="background1"/>
      </w:tcPr>
    </w:tblStylePr>
    <w:tblStylePr w:type="band1Vert">
      <w:tblPr/>
      <w:tcPr>
        <w:shd w:val="clear" w:color="auto" w:fill="A4E8FF" w:themeFill="accent1" w:themeFillTint="33"/>
      </w:tcPr>
    </w:tblStylePr>
    <w:tblStylePr w:type="band1Horz">
      <w:tblPr/>
      <w:tcPr>
        <w:shd w:val="clear" w:color="auto" w:fill="A4E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C536BE"/>
    <w:pPr>
      <w:spacing w:line="240" w:lineRule="auto"/>
    </w:pPr>
    <w:rPr>
      <w:color w:val="2E7AB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A0D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A0D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A0D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A0D3" w:themeColor="accent2"/>
        </w:tcBorders>
        <w:shd w:val="clear" w:color="auto" w:fill="FFFFFF" w:themeFill="background1"/>
      </w:tcPr>
    </w:tblStylePr>
    <w:tblStylePr w:type="band1Vert">
      <w:tblPr/>
      <w:tcPr>
        <w:shd w:val="clear" w:color="auto" w:fill="DDEBF6" w:themeFill="accent2" w:themeFillTint="33"/>
      </w:tcPr>
    </w:tblStylePr>
    <w:tblStylePr w:type="band1Horz">
      <w:tblPr/>
      <w:tcPr>
        <w:shd w:val="clear" w:color="auto" w:fill="DDEB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C536BE"/>
    <w:pPr>
      <w:spacing w:line="240" w:lineRule="auto"/>
    </w:pPr>
    <w:rPr>
      <w:color w:val="2E587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E769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E769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E769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E7698" w:themeColor="accent3"/>
        </w:tcBorders>
        <w:shd w:val="clear" w:color="auto" w:fill="FFFFFF" w:themeFill="background1"/>
      </w:tcPr>
    </w:tblStylePr>
    <w:tblStylePr w:type="band1Vert">
      <w:tblPr/>
      <w:tcPr>
        <w:shd w:val="clear" w:color="auto" w:fill="D4E4ED" w:themeFill="accent3" w:themeFillTint="33"/>
      </w:tcPr>
    </w:tblStylePr>
    <w:tblStylePr w:type="band1Horz">
      <w:tblPr/>
      <w:tcPr>
        <w:shd w:val="clear" w:color="auto" w:fill="D4E4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C536BE"/>
    <w:pPr>
      <w:spacing w:line="240" w:lineRule="auto"/>
    </w:pPr>
    <w:rPr>
      <w:color w:val="485A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179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179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179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17980" w:themeColor="accent4"/>
        </w:tcBorders>
        <w:shd w:val="clear" w:color="auto" w:fill="FFFFFF" w:themeFill="background1"/>
      </w:tcPr>
    </w:tblStylePr>
    <w:tblStylePr w:type="band1Vert">
      <w:tblPr/>
      <w:tcPr>
        <w:shd w:val="clear" w:color="auto" w:fill="DEE4E6" w:themeFill="accent4" w:themeFillTint="33"/>
      </w:tcPr>
    </w:tblStylePr>
    <w:tblStylePr w:type="band1Horz">
      <w:tblPr/>
      <w:tcPr>
        <w:shd w:val="clear" w:color="auto" w:fill="DEE4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C536BE"/>
    <w:pPr>
      <w:spacing w:line="240" w:lineRule="auto"/>
    </w:pPr>
    <w:rPr>
      <w:color w:val="ADA28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D3C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D3C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D3C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D3C7" w:themeColor="accent5"/>
        </w:tcBorders>
        <w:shd w:val="clear" w:color="auto" w:fill="FFFFFF" w:themeFill="background1"/>
      </w:tcPr>
    </w:tblStylePr>
    <w:tblStylePr w:type="band1Vert">
      <w:tblPr/>
      <w:tcPr>
        <w:shd w:val="clear" w:color="auto" w:fill="F7F6F3" w:themeFill="accent5" w:themeFillTint="33"/>
      </w:tcPr>
    </w:tblStylePr>
    <w:tblStylePr w:type="band1Horz">
      <w:tblPr/>
      <w:tcPr>
        <w:shd w:val="clear" w:color="auto" w:fill="F7F6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C536BE"/>
    <w:pPr>
      <w:spacing w:line="240" w:lineRule="auto"/>
    </w:pPr>
    <w:rPr>
      <w:color w:val="A2ADA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E2E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E2E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E2E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E2E1" w:themeColor="accent6"/>
        </w:tcBorders>
        <w:shd w:val="clear" w:color="auto" w:fill="FFFFFF" w:themeFill="background1"/>
      </w:tcPr>
    </w:tblStylePr>
    <w:tblStylePr w:type="band1Vert">
      <w:tblPr/>
      <w:tcPr>
        <w:shd w:val="clear" w:color="auto" w:fill="F8F9F8" w:themeFill="accent6" w:themeFillTint="33"/>
      </w:tcPr>
    </w:tblStylePr>
    <w:tblStylePr w:type="band1Horz">
      <w:tblPr/>
      <w:tcPr>
        <w:shd w:val="clear" w:color="auto" w:fill="F8F9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C536BE"/>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C536BE"/>
    <w:pPr>
      <w:spacing w:line="240" w:lineRule="auto"/>
    </w:pPr>
    <w:tblPr>
      <w:tblStyleRowBandSize w:val="1"/>
      <w:tblStyleColBandSize w:val="1"/>
      <w:tblBorders>
        <w:top w:val="single" w:sz="8" w:space="0" w:color="0080AA" w:themeColor="accent1" w:themeTint="BF"/>
        <w:left w:val="single" w:sz="8" w:space="0" w:color="0080AA" w:themeColor="accent1" w:themeTint="BF"/>
        <w:bottom w:val="single" w:sz="8" w:space="0" w:color="0080AA" w:themeColor="accent1" w:themeTint="BF"/>
        <w:right w:val="single" w:sz="8" w:space="0" w:color="0080AA" w:themeColor="accent1" w:themeTint="BF"/>
        <w:insideH w:val="single" w:sz="8" w:space="0" w:color="0080AA" w:themeColor="accent1" w:themeTint="BF"/>
        <w:insideV w:val="single" w:sz="8" w:space="0" w:color="0080AA" w:themeColor="accent1" w:themeTint="BF"/>
      </w:tblBorders>
    </w:tblPr>
    <w:tcPr>
      <w:shd w:val="clear" w:color="auto" w:fill="8FE3FF" w:themeFill="accent1" w:themeFillTint="3F"/>
    </w:tcPr>
    <w:tblStylePr w:type="firstRow">
      <w:rPr>
        <w:b/>
        <w:bCs/>
      </w:rPr>
    </w:tblStylePr>
    <w:tblStylePr w:type="lastRow">
      <w:rPr>
        <w:b/>
        <w:bCs/>
      </w:rPr>
      <w:tblPr/>
      <w:tcPr>
        <w:tcBorders>
          <w:top w:val="single" w:sz="18" w:space="0" w:color="0080AA" w:themeColor="accent1" w:themeTint="BF"/>
        </w:tcBorders>
      </w:tcPr>
    </w:tblStylePr>
    <w:tblStylePr w:type="firstCol">
      <w:rPr>
        <w:b/>
        <w:bCs/>
      </w:rPr>
    </w:tblStylePr>
    <w:tblStylePr w:type="lastCol">
      <w:rPr>
        <w:b/>
        <w:bCs/>
      </w:rPr>
    </w:tblStylePr>
    <w:tblStylePr w:type="band1Vert">
      <w:tblPr/>
      <w:tcPr>
        <w:shd w:val="clear" w:color="auto" w:fill="1DC7FF" w:themeFill="accent1" w:themeFillTint="7F"/>
      </w:tcPr>
    </w:tblStylePr>
    <w:tblStylePr w:type="band1Horz">
      <w:tblPr/>
      <w:tcPr>
        <w:shd w:val="clear" w:color="auto" w:fill="1DC7FF" w:themeFill="accent1" w:themeFillTint="7F"/>
      </w:tcPr>
    </w:tblStylePr>
  </w:style>
  <w:style w:type="table" w:styleId="MediumGrid1-Accent2">
    <w:name w:val="Medium Grid 1 Accent 2"/>
    <w:basedOn w:val="TableNormal"/>
    <w:uiPriority w:val="99"/>
    <w:semiHidden/>
    <w:unhideWhenUsed/>
    <w:rsid w:val="00C536BE"/>
    <w:pPr>
      <w:spacing w:line="240" w:lineRule="auto"/>
    </w:pPr>
    <w:tblPr>
      <w:tblStyleRowBandSize w:val="1"/>
      <w:tblStyleColBandSize w:val="1"/>
      <w:tblBorders>
        <w:top w:val="single" w:sz="8" w:space="0" w:color="80B7DE" w:themeColor="accent2" w:themeTint="BF"/>
        <w:left w:val="single" w:sz="8" w:space="0" w:color="80B7DE" w:themeColor="accent2" w:themeTint="BF"/>
        <w:bottom w:val="single" w:sz="8" w:space="0" w:color="80B7DE" w:themeColor="accent2" w:themeTint="BF"/>
        <w:right w:val="single" w:sz="8" w:space="0" w:color="80B7DE" w:themeColor="accent2" w:themeTint="BF"/>
        <w:insideH w:val="single" w:sz="8" w:space="0" w:color="80B7DE" w:themeColor="accent2" w:themeTint="BF"/>
        <w:insideV w:val="single" w:sz="8" w:space="0" w:color="80B7DE" w:themeColor="accent2" w:themeTint="BF"/>
      </w:tblBorders>
    </w:tblPr>
    <w:tcPr>
      <w:shd w:val="clear" w:color="auto" w:fill="D5E7F4" w:themeFill="accent2" w:themeFillTint="3F"/>
    </w:tcPr>
    <w:tblStylePr w:type="firstRow">
      <w:rPr>
        <w:b/>
        <w:bCs/>
      </w:rPr>
    </w:tblStylePr>
    <w:tblStylePr w:type="lastRow">
      <w:rPr>
        <w:b/>
        <w:bCs/>
      </w:rPr>
      <w:tblPr/>
      <w:tcPr>
        <w:tcBorders>
          <w:top w:val="single" w:sz="18" w:space="0" w:color="80B7DE" w:themeColor="accent2" w:themeTint="BF"/>
        </w:tcBorders>
      </w:tcPr>
    </w:tblStylePr>
    <w:tblStylePr w:type="firstCol">
      <w:rPr>
        <w:b/>
        <w:bCs/>
      </w:rPr>
    </w:tblStylePr>
    <w:tblStylePr w:type="lastCol">
      <w:rPr>
        <w:b/>
        <w:bCs/>
      </w:rPr>
    </w:tblStylePr>
    <w:tblStylePr w:type="band1Vert">
      <w:tblPr/>
      <w:tcPr>
        <w:shd w:val="clear" w:color="auto" w:fill="AACFE9" w:themeFill="accent2" w:themeFillTint="7F"/>
      </w:tcPr>
    </w:tblStylePr>
    <w:tblStylePr w:type="band1Horz">
      <w:tblPr/>
      <w:tcPr>
        <w:shd w:val="clear" w:color="auto" w:fill="AACFE9" w:themeFill="accent2" w:themeFillTint="7F"/>
      </w:tcPr>
    </w:tblStylePr>
  </w:style>
  <w:style w:type="table" w:styleId="MediumGrid1-Accent3">
    <w:name w:val="Medium Grid 1 Accent 3"/>
    <w:basedOn w:val="TableNormal"/>
    <w:uiPriority w:val="99"/>
    <w:semiHidden/>
    <w:unhideWhenUsed/>
    <w:rsid w:val="00C536BE"/>
    <w:pPr>
      <w:spacing w:line="240" w:lineRule="auto"/>
    </w:pPr>
    <w:tblPr>
      <w:tblStyleRowBandSize w:val="1"/>
      <w:tblStyleColBandSize w:val="1"/>
      <w:tblBorders>
        <w:top w:val="single" w:sz="8" w:space="0" w:color="619BBE" w:themeColor="accent3" w:themeTint="BF"/>
        <w:left w:val="single" w:sz="8" w:space="0" w:color="619BBE" w:themeColor="accent3" w:themeTint="BF"/>
        <w:bottom w:val="single" w:sz="8" w:space="0" w:color="619BBE" w:themeColor="accent3" w:themeTint="BF"/>
        <w:right w:val="single" w:sz="8" w:space="0" w:color="619BBE" w:themeColor="accent3" w:themeTint="BF"/>
        <w:insideH w:val="single" w:sz="8" w:space="0" w:color="619BBE" w:themeColor="accent3" w:themeTint="BF"/>
        <w:insideV w:val="single" w:sz="8" w:space="0" w:color="619BBE" w:themeColor="accent3" w:themeTint="BF"/>
      </w:tblBorders>
    </w:tblPr>
    <w:tcPr>
      <w:shd w:val="clear" w:color="auto" w:fill="CADEE9" w:themeFill="accent3" w:themeFillTint="3F"/>
    </w:tcPr>
    <w:tblStylePr w:type="firstRow">
      <w:rPr>
        <w:b/>
        <w:bCs/>
      </w:rPr>
    </w:tblStylePr>
    <w:tblStylePr w:type="lastRow">
      <w:rPr>
        <w:b/>
        <w:bCs/>
      </w:rPr>
      <w:tblPr/>
      <w:tcPr>
        <w:tcBorders>
          <w:top w:val="single" w:sz="18" w:space="0" w:color="619BBE" w:themeColor="accent3" w:themeTint="BF"/>
        </w:tcBorders>
      </w:tcPr>
    </w:tblStylePr>
    <w:tblStylePr w:type="firstCol">
      <w:rPr>
        <w:b/>
        <w:bCs/>
      </w:rPr>
    </w:tblStylePr>
    <w:tblStylePr w:type="lastCol">
      <w:rPr>
        <w:b/>
        <w:bCs/>
      </w:rPr>
    </w:tblStylePr>
    <w:tblStylePr w:type="band1Vert">
      <w:tblPr/>
      <w:tcPr>
        <w:shd w:val="clear" w:color="auto" w:fill="96BCD4" w:themeFill="accent3" w:themeFillTint="7F"/>
      </w:tcPr>
    </w:tblStylePr>
    <w:tblStylePr w:type="band1Horz">
      <w:tblPr/>
      <w:tcPr>
        <w:shd w:val="clear" w:color="auto" w:fill="96BCD4" w:themeFill="accent3" w:themeFillTint="7F"/>
      </w:tcPr>
    </w:tblStylePr>
  </w:style>
  <w:style w:type="table" w:styleId="MediumGrid1-Accent4">
    <w:name w:val="Medium Grid 1 Accent 4"/>
    <w:basedOn w:val="TableNormal"/>
    <w:uiPriority w:val="99"/>
    <w:semiHidden/>
    <w:unhideWhenUsed/>
    <w:rsid w:val="00C536BE"/>
    <w:pPr>
      <w:spacing w:line="240" w:lineRule="auto"/>
    </w:pPr>
    <w:tblPr>
      <w:tblStyleRowBandSize w:val="1"/>
      <w:tblStyleColBandSize w:val="1"/>
      <w:tblBorders>
        <w:top w:val="single" w:sz="8" w:space="0" w:color="859CA2" w:themeColor="accent4" w:themeTint="BF"/>
        <w:left w:val="single" w:sz="8" w:space="0" w:color="859CA2" w:themeColor="accent4" w:themeTint="BF"/>
        <w:bottom w:val="single" w:sz="8" w:space="0" w:color="859CA2" w:themeColor="accent4" w:themeTint="BF"/>
        <w:right w:val="single" w:sz="8" w:space="0" w:color="859CA2" w:themeColor="accent4" w:themeTint="BF"/>
        <w:insideH w:val="single" w:sz="8" w:space="0" w:color="859CA2" w:themeColor="accent4" w:themeTint="BF"/>
        <w:insideV w:val="single" w:sz="8" w:space="0" w:color="859CA2" w:themeColor="accent4" w:themeTint="BF"/>
      </w:tblBorders>
    </w:tblPr>
    <w:tcPr>
      <w:shd w:val="clear" w:color="auto" w:fill="D6DEE0" w:themeFill="accent4" w:themeFillTint="3F"/>
    </w:tcPr>
    <w:tblStylePr w:type="firstRow">
      <w:rPr>
        <w:b/>
        <w:bCs/>
      </w:rPr>
    </w:tblStylePr>
    <w:tblStylePr w:type="lastRow">
      <w:rPr>
        <w:b/>
        <w:bCs/>
      </w:rPr>
      <w:tblPr/>
      <w:tcPr>
        <w:tcBorders>
          <w:top w:val="single" w:sz="18" w:space="0" w:color="859CA2" w:themeColor="accent4" w:themeTint="BF"/>
        </w:tcBorders>
      </w:tcPr>
    </w:tblStylePr>
    <w:tblStylePr w:type="firstCol">
      <w:rPr>
        <w:b/>
        <w:bCs/>
      </w:rPr>
    </w:tblStylePr>
    <w:tblStylePr w:type="lastCol">
      <w:rPr>
        <w:b/>
        <w:bCs/>
      </w:rPr>
    </w:tblStylePr>
    <w:tblStylePr w:type="band1Vert">
      <w:tblPr/>
      <w:tcPr>
        <w:shd w:val="clear" w:color="auto" w:fill="AEBDC1" w:themeFill="accent4" w:themeFillTint="7F"/>
      </w:tcPr>
    </w:tblStylePr>
    <w:tblStylePr w:type="band1Horz">
      <w:tblPr/>
      <w:tcPr>
        <w:shd w:val="clear" w:color="auto" w:fill="AEBDC1" w:themeFill="accent4" w:themeFillTint="7F"/>
      </w:tcPr>
    </w:tblStylePr>
  </w:style>
  <w:style w:type="table" w:styleId="MediumGrid1-Accent5">
    <w:name w:val="Medium Grid 1 Accent 5"/>
    <w:basedOn w:val="TableNormal"/>
    <w:uiPriority w:val="99"/>
    <w:semiHidden/>
    <w:unhideWhenUsed/>
    <w:rsid w:val="00C536BE"/>
    <w:pPr>
      <w:spacing w:line="240" w:lineRule="auto"/>
    </w:pPr>
    <w:tblPr>
      <w:tblStyleRowBandSize w:val="1"/>
      <w:tblStyleColBandSize w:val="1"/>
      <w:tblBorders>
        <w:top w:val="single" w:sz="8" w:space="0" w:color="E1DED4" w:themeColor="accent5" w:themeTint="BF"/>
        <w:left w:val="single" w:sz="8" w:space="0" w:color="E1DED4" w:themeColor="accent5" w:themeTint="BF"/>
        <w:bottom w:val="single" w:sz="8" w:space="0" w:color="E1DED4" w:themeColor="accent5" w:themeTint="BF"/>
        <w:right w:val="single" w:sz="8" w:space="0" w:color="E1DED4" w:themeColor="accent5" w:themeTint="BF"/>
        <w:insideH w:val="single" w:sz="8" w:space="0" w:color="E1DED4" w:themeColor="accent5" w:themeTint="BF"/>
        <w:insideV w:val="single" w:sz="8" w:space="0" w:color="E1DED4" w:themeColor="accent5" w:themeTint="BF"/>
      </w:tblBorders>
    </w:tblPr>
    <w:tcPr>
      <w:shd w:val="clear" w:color="auto" w:fill="F5F4F1" w:themeFill="accent5" w:themeFillTint="3F"/>
    </w:tcPr>
    <w:tblStylePr w:type="firstRow">
      <w:rPr>
        <w:b/>
        <w:bCs/>
      </w:rPr>
    </w:tblStylePr>
    <w:tblStylePr w:type="lastRow">
      <w:rPr>
        <w:b/>
        <w:bCs/>
      </w:rPr>
      <w:tblPr/>
      <w:tcPr>
        <w:tcBorders>
          <w:top w:val="single" w:sz="18" w:space="0" w:color="E1DED4" w:themeColor="accent5" w:themeTint="BF"/>
        </w:tcBorders>
      </w:tcPr>
    </w:tblStylePr>
    <w:tblStylePr w:type="firstCol">
      <w:rPr>
        <w:b/>
        <w:bCs/>
      </w:rPr>
    </w:tblStylePr>
    <w:tblStylePr w:type="lastCol">
      <w:rPr>
        <w:b/>
        <w:bCs/>
      </w:rPr>
    </w:tblStylePr>
    <w:tblStylePr w:type="band1Vert">
      <w:tblPr/>
      <w:tcPr>
        <w:shd w:val="clear" w:color="auto" w:fill="EBE9E3" w:themeFill="accent5" w:themeFillTint="7F"/>
      </w:tcPr>
    </w:tblStylePr>
    <w:tblStylePr w:type="band1Horz">
      <w:tblPr/>
      <w:tcPr>
        <w:shd w:val="clear" w:color="auto" w:fill="EBE9E3" w:themeFill="accent5" w:themeFillTint="7F"/>
      </w:tcPr>
    </w:tblStylePr>
  </w:style>
  <w:style w:type="table" w:styleId="MediumGrid1-Accent6">
    <w:name w:val="Medium Grid 1 Accent 6"/>
    <w:basedOn w:val="TableNormal"/>
    <w:uiPriority w:val="99"/>
    <w:semiHidden/>
    <w:unhideWhenUsed/>
    <w:rsid w:val="00C536BE"/>
    <w:pPr>
      <w:spacing w:line="240" w:lineRule="auto"/>
    </w:pPr>
    <w:tblPr>
      <w:tblStyleRowBandSize w:val="1"/>
      <w:tblStyleColBandSize w:val="1"/>
      <w:tblBorders>
        <w:top w:val="single" w:sz="8" w:space="0" w:color="E6E9E8" w:themeColor="accent6" w:themeTint="BF"/>
        <w:left w:val="single" w:sz="8" w:space="0" w:color="E6E9E8" w:themeColor="accent6" w:themeTint="BF"/>
        <w:bottom w:val="single" w:sz="8" w:space="0" w:color="E6E9E8" w:themeColor="accent6" w:themeTint="BF"/>
        <w:right w:val="single" w:sz="8" w:space="0" w:color="E6E9E8" w:themeColor="accent6" w:themeTint="BF"/>
        <w:insideH w:val="single" w:sz="8" w:space="0" w:color="E6E9E8" w:themeColor="accent6" w:themeTint="BF"/>
        <w:insideV w:val="single" w:sz="8" w:space="0" w:color="E6E9E8" w:themeColor="accent6" w:themeTint="BF"/>
      </w:tblBorders>
    </w:tblPr>
    <w:tcPr>
      <w:shd w:val="clear" w:color="auto" w:fill="F6F7F7" w:themeFill="accent6" w:themeFillTint="3F"/>
    </w:tcPr>
    <w:tblStylePr w:type="firstRow">
      <w:rPr>
        <w:b/>
        <w:bCs/>
      </w:rPr>
    </w:tblStylePr>
    <w:tblStylePr w:type="lastRow">
      <w:rPr>
        <w:b/>
        <w:bCs/>
      </w:rPr>
      <w:tblPr/>
      <w:tcPr>
        <w:tcBorders>
          <w:top w:val="single" w:sz="18" w:space="0" w:color="E6E9E8" w:themeColor="accent6" w:themeTint="BF"/>
        </w:tcBorders>
      </w:tcPr>
    </w:tblStylePr>
    <w:tblStylePr w:type="firstCol">
      <w:rPr>
        <w:b/>
        <w:bCs/>
      </w:rPr>
    </w:tblStylePr>
    <w:tblStylePr w:type="lastCol">
      <w:rPr>
        <w:b/>
        <w:bCs/>
      </w:rPr>
    </w:tblStylePr>
    <w:tblStylePr w:type="band1Vert">
      <w:tblPr/>
      <w:tcPr>
        <w:shd w:val="clear" w:color="auto" w:fill="EEF0EF" w:themeFill="accent6" w:themeFillTint="7F"/>
      </w:tcPr>
    </w:tblStylePr>
    <w:tblStylePr w:type="band1Horz">
      <w:tblPr/>
      <w:tcPr>
        <w:shd w:val="clear" w:color="auto" w:fill="EEF0EF" w:themeFill="accent6" w:themeFillTint="7F"/>
      </w:tcPr>
    </w:tblStylePr>
  </w:style>
  <w:style w:type="table" w:styleId="MediumGrid2">
    <w:name w:val="Medium Grid 2"/>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002B39" w:themeColor="accent1"/>
        <w:left w:val="single" w:sz="8" w:space="0" w:color="002B39" w:themeColor="accent1"/>
        <w:bottom w:val="single" w:sz="8" w:space="0" w:color="002B39" w:themeColor="accent1"/>
        <w:right w:val="single" w:sz="8" w:space="0" w:color="002B39" w:themeColor="accent1"/>
        <w:insideH w:val="single" w:sz="8" w:space="0" w:color="002B39" w:themeColor="accent1"/>
        <w:insideV w:val="single" w:sz="8" w:space="0" w:color="002B39" w:themeColor="accent1"/>
      </w:tblBorders>
    </w:tblPr>
    <w:tcPr>
      <w:shd w:val="clear" w:color="auto" w:fill="8FE3FF" w:themeFill="accent1" w:themeFillTint="3F"/>
    </w:tcPr>
    <w:tblStylePr w:type="firstRow">
      <w:rPr>
        <w:b/>
        <w:bCs/>
        <w:color w:val="000000" w:themeColor="text1"/>
      </w:rPr>
      <w:tblPr/>
      <w:tcPr>
        <w:shd w:val="clear" w:color="auto" w:fill="D2F3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4E8FF" w:themeFill="accent1" w:themeFillTint="33"/>
      </w:tcPr>
    </w:tblStylePr>
    <w:tblStylePr w:type="band1Vert">
      <w:tblPr/>
      <w:tcPr>
        <w:shd w:val="clear" w:color="auto" w:fill="1DC7FF" w:themeFill="accent1" w:themeFillTint="7F"/>
      </w:tcPr>
    </w:tblStylePr>
    <w:tblStylePr w:type="band1Horz">
      <w:tblPr/>
      <w:tcPr>
        <w:tcBorders>
          <w:insideH w:val="single" w:sz="6" w:space="0" w:color="002B39" w:themeColor="accent1"/>
          <w:insideV w:val="single" w:sz="6" w:space="0" w:color="002B39" w:themeColor="accent1"/>
        </w:tcBorders>
        <w:shd w:val="clear" w:color="auto" w:fill="1DC7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56A0D3" w:themeColor="accent2"/>
        <w:left w:val="single" w:sz="8" w:space="0" w:color="56A0D3" w:themeColor="accent2"/>
        <w:bottom w:val="single" w:sz="8" w:space="0" w:color="56A0D3" w:themeColor="accent2"/>
        <w:right w:val="single" w:sz="8" w:space="0" w:color="56A0D3" w:themeColor="accent2"/>
        <w:insideH w:val="single" w:sz="8" w:space="0" w:color="56A0D3" w:themeColor="accent2"/>
        <w:insideV w:val="single" w:sz="8" w:space="0" w:color="56A0D3" w:themeColor="accent2"/>
      </w:tblBorders>
    </w:tblPr>
    <w:tcPr>
      <w:shd w:val="clear" w:color="auto" w:fill="D5E7F4"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BF6" w:themeFill="accent2" w:themeFillTint="33"/>
      </w:tcPr>
    </w:tblStylePr>
    <w:tblStylePr w:type="band1Vert">
      <w:tblPr/>
      <w:tcPr>
        <w:shd w:val="clear" w:color="auto" w:fill="AACFE9" w:themeFill="accent2" w:themeFillTint="7F"/>
      </w:tcPr>
    </w:tblStylePr>
    <w:tblStylePr w:type="band1Horz">
      <w:tblPr/>
      <w:tcPr>
        <w:tcBorders>
          <w:insideH w:val="single" w:sz="6" w:space="0" w:color="56A0D3" w:themeColor="accent2"/>
          <w:insideV w:val="single" w:sz="6" w:space="0" w:color="56A0D3" w:themeColor="accent2"/>
        </w:tcBorders>
        <w:shd w:val="clear" w:color="auto" w:fill="AACF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3E7698" w:themeColor="accent3"/>
        <w:left w:val="single" w:sz="8" w:space="0" w:color="3E7698" w:themeColor="accent3"/>
        <w:bottom w:val="single" w:sz="8" w:space="0" w:color="3E7698" w:themeColor="accent3"/>
        <w:right w:val="single" w:sz="8" w:space="0" w:color="3E7698" w:themeColor="accent3"/>
        <w:insideH w:val="single" w:sz="8" w:space="0" w:color="3E7698" w:themeColor="accent3"/>
        <w:insideV w:val="single" w:sz="8" w:space="0" w:color="3E7698" w:themeColor="accent3"/>
      </w:tblBorders>
    </w:tblPr>
    <w:tcPr>
      <w:shd w:val="clear" w:color="auto" w:fill="CADEE9" w:themeFill="accent3" w:themeFillTint="3F"/>
    </w:tcPr>
    <w:tblStylePr w:type="firstRow">
      <w:rPr>
        <w:b/>
        <w:bCs/>
        <w:color w:val="000000" w:themeColor="text1"/>
      </w:rPr>
      <w:tblPr/>
      <w:tcPr>
        <w:shd w:val="clear" w:color="auto" w:fill="EAF1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4ED" w:themeFill="accent3" w:themeFillTint="33"/>
      </w:tcPr>
    </w:tblStylePr>
    <w:tblStylePr w:type="band1Vert">
      <w:tblPr/>
      <w:tcPr>
        <w:shd w:val="clear" w:color="auto" w:fill="96BCD4" w:themeFill="accent3" w:themeFillTint="7F"/>
      </w:tcPr>
    </w:tblStylePr>
    <w:tblStylePr w:type="band1Horz">
      <w:tblPr/>
      <w:tcPr>
        <w:tcBorders>
          <w:insideH w:val="single" w:sz="6" w:space="0" w:color="3E7698" w:themeColor="accent3"/>
          <w:insideV w:val="single" w:sz="6" w:space="0" w:color="3E7698" w:themeColor="accent3"/>
        </w:tcBorders>
        <w:shd w:val="clear" w:color="auto" w:fill="96BCD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617980" w:themeColor="accent4"/>
        <w:left w:val="single" w:sz="8" w:space="0" w:color="617980" w:themeColor="accent4"/>
        <w:bottom w:val="single" w:sz="8" w:space="0" w:color="617980" w:themeColor="accent4"/>
        <w:right w:val="single" w:sz="8" w:space="0" w:color="617980" w:themeColor="accent4"/>
        <w:insideH w:val="single" w:sz="8" w:space="0" w:color="617980" w:themeColor="accent4"/>
        <w:insideV w:val="single" w:sz="8" w:space="0" w:color="617980" w:themeColor="accent4"/>
      </w:tblBorders>
    </w:tblPr>
    <w:tcPr>
      <w:shd w:val="clear" w:color="auto" w:fill="D6DEE0" w:themeFill="accent4" w:themeFillTint="3F"/>
    </w:tcPr>
    <w:tblStylePr w:type="firstRow">
      <w:rPr>
        <w:b/>
        <w:bCs/>
        <w:color w:val="000000" w:themeColor="text1"/>
      </w:rPr>
      <w:tblPr/>
      <w:tcPr>
        <w:shd w:val="clear" w:color="auto" w:fill="EFF2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4E6" w:themeFill="accent4" w:themeFillTint="33"/>
      </w:tcPr>
    </w:tblStylePr>
    <w:tblStylePr w:type="band1Vert">
      <w:tblPr/>
      <w:tcPr>
        <w:shd w:val="clear" w:color="auto" w:fill="AEBDC1" w:themeFill="accent4" w:themeFillTint="7F"/>
      </w:tcPr>
    </w:tblStylePr>
    <w:tblStylePr w:type="band1Horz">
      <w:tblPr/>
      <w:tcPr>
        <w:tcBorders>
          <w:insideH w:val="single" w:sz="6" w:space="0" w:color="617980" w:themeColor="accent4"/>
          <w:insideV w:val="single" w:sz="6" w:space="0" w:color="617980" w:themeColor="accent4"/>
        </w:tcBorders>
        <w:shd w:val="clear" w:color="auto" w:fill="AEBD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D8D3C7" w:themeColor="accent5"/>
        <w:left w:val="single" w:sz="8" w:space="0" w:color="D8D3C7" w:themeColor="accent5"/>
        <w:bottom w:val="single" w:sz="8" w:space="0" w:color="D8D3C7" w:themeColor="accent5"/>
        <w:right w:val="single" w:sz="8" w:space="0" w:color="D8D3C7" w:themeColor="accent5"/>
        <w:insideH w:val="single" w:sz="8" w:space="0" w:color="D8D3C7" w:themeColor="accent5"/>
        <w:insideV w:val="single" w:sz="8" w:space="0" w:color="D8D3C7" w:themeColor="accent5"/>
      </w:tblBorders>
    </w:tblPr>
    <w:tcPr>
      <w:shd w:val="clear" w:color="auto" w:fill="F5F4F1" w:themeFill="accent5" w:themeFillTint="3F"/>
    </w:tcPr>
    <w:tblStylePr w:type="firstRow">
      <w:rPr>
        <w:b/>
        <w:bCs/>
        <w:color w:val="000000" w:themeColor="text1"/>
      </w:rPr>
      <w:tblPr/>
      <w:tcPr>
        <w:shd w:val="clear" w:color="auto" w:fill="FBFA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F6F3" w:themeFill="accent5" w:themeFillTint="33"/>
      </w:tcPr>
    </w:tblStylePr>
    <w:tblStylePr w:type="band1Vert">
      <w:tblPr/>
      <w:tcPr>
        <w:shd w:val="clear" w:color="auto" w:fill="EBE9E3" w:themeFill="accent5" w:themeFillTint="7F"/>
      </w:tcPr>
    </w:tblStylePr>
    <w:tblStylePr w:type="band1Horz">
      <w:tblPr/>
      <w:tcPr>
        <w:tcBorders>
          <w:insideH w:val="single" w:sz="6" w:space="0" w:color="D8D3C7" w:themeColor="accent5"/>
          <w:insideV w:val="single" w:sz="6" w:space="0" w:color="D8D3C7" w:themeColor="accent5"/>
        </w:tcBorders>
        <w:shd w:val="clear" w:color="auto" w:fill="EBE9E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DEE2E1" w:themeColor="accent6"/>
        <w:left w:val="single" w:sz="8" w:space="0" w:color="DEE2E1" w:themeColor="accent6"/>
        <w:bottom w:val="single" w:sz="8" w:space="0" w:color="DEE2E1" w:themeColor="accent6"/>
        <w:right w:val="single" w:sz="8" w:space="0" w:color="DEE2E1" w:themeColor="accent6"/>
        <w:insideH w:val="single" w:sz="8" w:space="0" w:color="DEE2E1" w:themeColor="accent6"/>
        <w:insideV w:val="single" w:sz="8" w:space="0" w:color="DEE2E1" w:themeColor="accent6"/>
      </w:tblBorders>
    </w:tblPr>
    <w:tcPr>
      <w:shd w:val="clear" w:color="auto" w:fill="F6F7F7" w:themeFill="accent6" w:themeFillTint="3F"/>
    </w:tcPr>
    <w:tblStylePr w:type="firstRow">
      <w:rPr>
        <w:b/>
        <w:bCs/>
        <w:color w:val="000000" w:themeColor="text1"/>
      </w:rPr>
      <w:tblPr/>
      <w:tcPr>
        <w:shd w:val="clear" w:color="auto" w:fill="FB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9F8" w:themeFill="accent6" w:themeFillTint="33"/>
      </w:tcPr>
    </w:tblStylePr>
    <w:tblStylePr w:type="band1Vert">
      <w:tblPr/>
      <w:tcPr>
        <w:shd w:val="clear" w:color="auto" w:fill="EEF0EF" w:themeFill="accent6" w:themeFillTint="7F"/>
      </w:tcPr>
    </w:tblStylePr>
    <w:tblStylePr w:type="band1Horz">
      <w:tblPr/>
      <w:tcPr>
        <w:tcBorders>
          <w:insideH w:val="single" w:sz="6" w:space="0" w:color="DEE2E1" w:themeColor="accent6"/>
          <w:insideV w:val="single" w:sz="6" w:space="0" w:color="DEE2E1" w:themeColor="accent6"/>
        </w:tcBorders>
        <w:shd w:val="clear" w:color="auto" w:fill="EEF0E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8FE3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B3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B3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B3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B3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1DC7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1DC7FF" w:themeFill="accent1" w:themeFillTint="7F"/>
      </w:tcPr>
    </w:tblStylePr>
  </w:style>
  <w:style w:type="table" w:styleId="MediumGrid3-Accent2">
    <w:name w:val="Medium Grid 3 Accent 2"/>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7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A0D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A0D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A0D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A0D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CF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CFE9" w:themeFill="accent2" w:themeFillTint="7F"/>
      </w:tcPr>
    </w:tblStylePr>
  </w:style>
  <w:style w:type="table" w:styleId="MediumGrid3-Accent3">
    <w:name w:val="Medium Grid 3 Accent 3"/>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69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69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69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69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6BCD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6BCD4" w:themeFill="accent3" w:themeFillTint="7F"/>
      </w:tcPr>
    </w:tblStylePr>
  </w:style>
  <w:style w:type="table" w:styleId="MediumGrid3-Accent4">
    <w:name w:val="Medium Grid 3 Accent 4"/>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E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179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179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179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179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BD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BDC1" w:themeFill="accent4" w:themeFillTint="7F"/>
      </w:tcPr>
    </w:tblStylePr>
  </w:style>
  <w:style w:type="table" w:styleId="MediumGrid3-Accent5">
    <w:name w:val="Medium Grid 3 Accent 5"/>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F4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D3C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D3C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D3C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D3C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E9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E9E3" w:themeFill="accent5" w:themeFillTint="7F"/>
      </w:tcPr>
    </w:tblStylePr>
  </w:style>
  <w:style w:type="table" w:styleId="MediumGrid3-Accent6">
    <w:name w:val="Medium Grid 3 Accent 6"/>
    <w:basedOn w:val="TableNormal"/>
    <w:uiPriority w:val="99"/>
    <w:semiHidden/>
    <w:unhideWhenUsed/>
    <w:rsid w:val="00C536B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7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E2E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E2E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E2E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E2E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F0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F0EF" w:themeFill="accent6" w:themeFillTint="7F"/>
      </w:tcPr>
    </w:tblStylePr>
  </w:style>
  <w:style w:type="table" w:styleId="MediumList1">
    <w:name w:val="Medium List 1"/>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111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002B39" w:themeColor="accent1"/>
        <w:bottom w:val="single" w:sz="8" w:space="0" w:color="002B39" w:themeColor="accent1"/>
      </w:tblBorders>
    </w:tblPr>
    <w:tblStylePr w:type="firstRow">
      <w:rPr>
        <w:rFonts w:asciiTheme="majorHAnsi" w:eastAsiaTheme="majorEastAsia" w:hAnsiTheme="majorHAnsi" w:cstheme="majorBidi"/>
      </w:rPr>
      <w:tblPr/>
      <w:tcPr>
        <w:tcBorders>
          <w:top w:val="nil"/>
          <w:bottom w:val="single" w:sz="8" w:space="0" w:color="002B39" w:themeColor="accent1"/>
        </w:tcBorders>
      </w:tcPr>
    </w:tblStylePr>
    <w:tblStylePr w:type="lastRow">
      <w:rPr>
        <w:b/>
        <w:bCs/>
        <w:color w:val="001119" w:themeColor="text2"/>
      </w:rPr>
      <w:tblPr/>
      <w:tcPr>
        <w:tcBorders>
          <w:top w:val="single" w:sz="8" w:space="0" w:color="002B39" w:themeColor="accent1"/>
          <w:bottom w:val="single" w:sz="8" w:space="0" w:color="002B39" w:themeColor="accent1"/>
        </w:tcBorders>
      </w:tcPr>
    </w:tblStylePr>
    <w:tblStylePr w:type="firstCol">
      <w:rPr>
        <w:b/>
        <w:bCs/>
      </w:rPr>
    </w:tblStylePr>
    <w:tblStylePr w:type="lastCol">
      <w:rPr>
        <w:b/>
        <w:bCs/>
      </w:rPr>
      <w:tblPr/>
      <w:tcPr>
        <w:tcBorders>
          <w:top w:val="single" w:sz="8" w:space="0" w:color="002B39" w:themeColor="accent1"/>
          <w:bottom w:val="single" w:sz="8" w:space="0" w:color="002B39" w:themeColor="accent1"/>
        </w:tcBorders>
      </w:tcPr>
    </w:tblStylePr>
    <w:tblStylePr w:type="band1Vert">
      <w:tblPr/>
      <w:tcPr>
        <w:shd w:val="clear" w:color="auto" w:fill="8FE3FF" w:themeFill="accent1" w:themeFillTint="3F"/>
      </w:tcPr>
    </w:tblStylePr>
    <w:tblStylePr w:type="band1Horz">
      <w:tblPr/>
      <w:tcPr>
        <w:shd w:val="clear" w:color="auto" w:fill="8FE3FF" w:themeFill="accent1" w:themeFillTint="3F"/>
      </w:tcPr>
    </w:tblStylePr>
  </w:style>
  <w:style w:type="table" w:styleId="MediumList1-Accent2">
    <w:name w:val="Medium List 1 Accent 2"/>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56A0D3" w:themeColor="accent2"/>
        <w:bottom w:val="single" w:sz="8" w:space="0" w:color="56A0D3" w:themeColor="accent2"/>
      </w:tblBorders>
    </w:tblPr>
    <w:tblStylePr w:type="firstRow">
      <w:rPr>
        <w:rFonts w:asciiTheme="majorHAnsi" w:eastAsiaTheme="majorEastAsia" w:hAnsiTheme="majorHAnsi" w:cstheme="majorBidi"/>
      </w:rPr>
      <w:tblPr/>
      <w:tcPr>
        <w:tcBorders>
          <w:top w:val="nil"/>
          <w:bottom w:val="single" w:sz="8" w:space="0" w:color="56A0D3" w:themeColor="accent2"/>
        </w:tcBorders>
      </w:tcPr>
    </w:tblStylePr>
    <w:tblStylePr w:type="lastRow">
      <w:rPr>
        <w:b/>
        <w:bCs/>
        <w:color w:val="001119" w:themeColor="text2"/>
      </w:rPr>
      <w:tblPr/>
      <w:tcPr>
        <w:tcBorders>
          <w:top w:val="single" w:sz="8" w:space="0" w:color="56A0D3" w:themeColor="accent2"/>
          <w:bottom w:val="single" w:sz="8" w:space="0" w:color="56A0D3" w:themeColor="accent2"/>
        </w:tcBorders>
      </w:tcPr>
    </w:tblStylePr>
    <w:tblStylePr w:type="firstCol">
      <w:rPr>
        <w:b/>
        <w:bCs/>
      </w:rPr>
    </w:tblStylePr>
    <w:tblStylePr w:type="lastCol">
      <w:rPr>
        <w:b/>
        <w:bCs/>
      </w:rPr>
      <w:tblPr/>
      <w:tcPr>
        <w:tcBorders>
          <w:top w:val="single" w:sz="8" w:space="0" w:color="56A0D3" w:themeColor="accent2"/>
          <w:bottom w:val="single" w:sz="8" w:space="0" w:color="56A0D3" w:themeColor="accent2"/>
        </w:tcBorders>
      </w:tcPr>
    </w:tblStylePr>
    <w:tblStylePr w:type="band1Vert">
      <w:tblPr/>
      <w:tcPr>
        <w:shd w:val="clear" w:color="auto" w:fill="D5E7F4" w:themeFill="accent2" w:themeFillTint="3F"/>
      </w:tcPr>
    </w:tblStylePr>
    <w:tblStylePr w:type="band1Horz">
      <w:tblPr/>
      <w:tcPr>
        <w:shd w:val="clear" w:color="auto" w:fill="D5E7F4" w:themeFill="accent2" w:themeFillTint="3F"/>
      </w:tcPr>
    </w:tblStylePr>
  </w:style>
  <w:style w:type="table" w:styleId="MediumList1-Accent3">
    <w:name w:val="Medium List 1 Accent 3"/>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3E7698" w:themeColor="accent3"/>
        <w:bottom w:val="single" w:sz="8" w:space="0" w:color="3E7698" w:themeColor="accent3"/>
      </w:tblBorders>
    </w:tblPr>
    <w:tblStylePr w:type="firstRow">
      <w:rPr>
        <w:rFonts w:asciiTheme="majorHAnsi" w:eastAsiaTheme="majorEastAsia" w:hAnsiTheme="majorHAnsi" w:cstheme="majorBidi"/>
      </w:rPr>
      <w:tblPr/>
      <w:tcPr>
        <w:tcBorders>
          <w:top w:val="nil"/>
          <w:bottom w:val="single" w:sz="8" w:space="0" w:color="3E7698" w:themeColor="accent3"/>
        </w:tcBorders>
      </w:tcPr>
    </w:tblStylePr>
    <w:tblStylePr w:type="lastRow">
      <w:rPr>
        <w:b/>
        <w:bCs/>
        <w:color w:val="001119" w:themeColor="text2"/>
      </w:rPr>
      <w:tblPr/>
      <w:tcPr>
        <w:tcBorders>
          <w:top w:val="single" w:sz="8" w:space="0" w:color="3E7698" w:themeColor="accent3"/>
          <w:bottom w:val="single" w:sz="8" w:space="0" w:color="3E7698" w:themeColor="accent3"/>
        </w:tcBorders>
      </w:tcPr>
    </w:tblStylePr>
    <w:tblStylePr w:type="firstCol">
      <w:rPr>
        <w:b/>
        <w:bCs/>
      </w:rPr>
    </w:tblStylePr>
    <w:tblStylePr w:type="lastCol">
      <w:rPr>
        <w:b/>
        <w:bCs/>
      </w:rPr>
      <w:tblPr/>
      <w:tcPr>
        <w:tcBorders>
          <w:top w:val="single" w:sz="8" w:space="0" w:color="3E7698" w:themeColor="accent3"/>
          <w:bottom w:val="single" w:sz="8" w:space="0" w:color="3E7698" w:themeColor="accent3"/>
        </w:tcBorders>
      </w:tcPr>
    </w:tblStylePr>
    <w:tblStylePr w:type="band1Vert">
      <w:tblPr/>
      <w:tcPr>
        <w:shd w:val="clear" w:color="auto" w:fill="CADEE9" w:themeFill="accent3" w:themeFillTint="3F"/>
      </w:tcPr>
    </w:tblStylePr>
    <w:tblStylePr w:type="band1Horz">
      <w:tblPr/>
      <w:tcPr>
        <w:shd w:val="clear" w:color="auto" w:fill="CADEE9" w:themeFill="accent3" w:themeFillTint="3F"/>
      </w:tcPr>
    </w:tblStylePr>
  </w:style>
  <w:style w:type="table" w:styleId="MediumList1-Accent4">
    <w:name w:val="Medium List 1 Accent 4"/>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617980" w:themeColor="accent4"/>
        <w:bottom w:val="single" w:sz="8" w:space="0" w:color="617980" w:themeColor="accent4"/>
      </w:tblBorders>
    </w:tblPr>
    <w:tblStylePr w:type="firstRow">
      <w:rPr>
        <w:rFonts w:asciiTheme="majorHAnsi" w:eastAsiaTheme="majorEastAsia" w:hAnsiTheme="majorHAnsi" w:cstheme="majorBidi"/>
      </w:rPr>
      <w:tblPr/>
      <w:tcPr>
        <w:tcBorders>
          <w:top w:val="nil"/>
          <w:bottom w:val="single" w:sz="8" w:space="0" w:color="617980" w:themeColor="accent4"/>
        </w:tcBorders>
      </w:tcPr>
    </w:tblStylePr>
    <w:tblStylePr w:type="lastRow">
      <w:rPr>
        <w:b/>
        <w:bCs/>
        <w:color w:val="001119" w:themeColor="text2"/>
      </w:rPr>
      <w:tblPr/>
      <w:tcPr>
        <w:tcBorders>
          <w:top w:val="single" w:sz="8" w:space="0" w:color="617980" w:themeColor="accent4"/>
          <w:bottom w:val="single" w:sz="8" w:space="0" w:color="617980" w:themeColor="accent4"/>
        </w:tcBorders>
      </w:tcPr>
    </w:tblStylePr>
    <w:tblStylePr w:type="firstCol">
      <w:rPr>
        <w:b/>
        <w:bCs/>
      </w:rPr>
    </w:tblStylePr>
    <w:tblStylePr w:type="lastCol">
      <w:rPr>
        <w:b/>
        <w:bCs/>
      </w:rPr>
      <w:tblPr/>
      <w:tcPr>
        <w:tcBorders>
          <w:top w:val="single" w:sz="8" w:space="0" w:color="617980" w:themeColor="accent4"/>
          <w:bottom w:val="single" w:sz="8" w:space="0" w:color="617980" w:themeColor="accent4"/>
        </w:tcBorders>
      </w:tcPr>
    </w:tblStylePr>
    <w:tblStylePr w:type="band1Vert">
      <w:tblPr/>
      <w:tcPr>
        <w:shd w:val="clear" w:color="auto" w:fill="D6DEE0" w:themeFill="accent4" w:themeFillTint="3F"/>
      </w:tcPr>
    </w:tblStylePr>
    <w:tblStylePr w:type="band1Horz">
      <w:tblPr/>
      <w:tcPr>
        <w:shd w:val="clear" w:color="auto" w:fill="D6DEE0" w:themeFill="accent4" w:themeFillTint="3F"/>
      </w:tcPr>
    </w:tblStylePr>
  </w:style>
  <w:style w:type="table" w:styleId="MediumList1-Accent5">
    <w:name w:val="Medium List 1 Accent 5"/>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D8D3C7" w:themeColor="accent5"/>
        <w:bottom w:val="single" w:sz="8" w:space="0" w:color="D8D3C7" w:themeColor="accent5"/>
      </w:tblBorders>
    </w:tblPr>
    <w:tblStylePr w:type="firstRow">
      <w:rPr>
        <w:rFonts w:asciiTheme="majorHAnsi" w:eastAsiaTheme="majorEastAsia" w:hAnsiTheme="majorHAnsi" w:cstheme="majorBidi"/>
      </w:rPr>
      <w:tblPr/>
      <w:tcPr>
        <w:tcBorders>
          <w:top w:val="nil"/>
          <w:bottom w:val="single" w:sz="8" w:space="0" w:color="D8D3C7" w:themeColor="accent5"/>
        </w:tcBorders>
      </w:tcPr>
    </w:tblStylePr>
    <w:tblStylePr w:type="lastRow">
      <w:rPr>
        <w:b/>
        <w:bCs/>
        <w:color w:val="001119" w:themeColor="text2"/>
      </w:rPr>
      <w:tblPr/>
      <w:tcPr>
        <w:tcBorders>
          <w:top w:val="single" w:sz="8" w:space="0" w:color="D8D3C7" w:themeColor="accent5"/>
          <w:bottom w:val="single" w:sz="8" w:space="0" w:color="D8D3C7" w:themeColor="accent5"/>
        </w:tcBorders>
      </w:tcPr>
    </w:tblStylePr>
    <w:tblStylePr w:type="firstCol">
      <w:rPr>
        <w:b/>
        <w:bCs/>
      </w:rPr>
    </w:tblStylePr>
    <w:tblStylePr w:type="lastCol">
      <w:rPr>
        <w:b/>
        <w:bCs/>
      </w:rPr>
      <w:tblPr/>
      <w:tcPr>
        <w:tcBorders>
          <w:top w:val="single" w:sz="8" w:space="0" w:color="D8D3C7" w:themeColor="accent5"/>
          <w:bottom w:val="single" w:sz="8" w:space="0" w:color="D8D3C7" w:themeColor="accent5"/>
        </w:tcBorders>
      </w:tcPr>
    </w:tblStylePr>
    <w:tblStylePr w:type="band1Vert">
      <w:tblPr/>
      <w:tcPr>
        <w:shd w:val="clear" w:color="auto" w:fill="F5F4F1" w:themeFill="accent5" w:themeFillTint="3F"/>
      </w:tcPr>
    </w:tblStylePr>
    <w:tblStylePr w:type="band1Horz">
      <w:tblPr/>
      <w:tcPr>
        <w:shd w:val="clear" w:color="auto" w:fill="F5F4F1" w:themeFill="accent5" w:themeFillTint="3F"/>
      </w:tcPr>
    </w:tblStylePr>
  </w:style>
  <w:style w:type="table" w:styleId="MediumList1-Accent6">
    <w:name w:val="Medium List 1 Accent 6"/>
    <w:basedOn w:val="TableNormal"/>
    <w:uiPriority w:val="99"/>
    <w:semiHidden/>
    <w:unhideWhenUsed/>
    <w:rsid w:val="00C536BE"/>
    <w:pPr>
      <w:spacing w:line="240" w:lineRule="auto"/>
    </w:pPr>
    <w:rPr>
      <w:color w:val="000000" w:themeColor="text1"/>
    </w:rPr>
    <w:tblPr>
      <w:tblStyleRowBandSize w:val="1"/>
      <w:tblStyleColBandSize w:val="1"/>
      <w:tblBorders>
        <w:top w:val="single" w:sz="8" w:space="0" w:color="DEE2E1" w:themeColor="accent6"/>
        <w:bottom w:val="single" w:sz="8" w:space="0" w:color="DEE2E1" w:themeColor="accent6"/>
      </w:tblBorders>
    </w:tblPr>
    <w:tblStylePr w:type="firstRow">
      <w:rPr>
        <w:rFonts w:asciiTheme="majorHAnsi" w:eastAsiaTheme="majorEastAsia" w:hAnsiTheme="majorHAnsi" w:cstheme="majorBidi"/>
      </w:rPr>
      <w:tblPr/>
      <w:tcPr>
        <w:tcBorders>
          <w:top w:val="nil"/>
          <w:bottom w:val="single" w:sz="8" w:space="0" w:color="DEE2E1" w:themeColor="accent6"/>
        </w:tcBorders>
      </w:tcPr>
    </w:tblStylePr>
    <w:tblStylePr w:type="lastRow">
      <w:rPr>
        <w:b/>
        <w:bCs/>
        <w:color w:val="001119" w:themeColor="text2"/>
      </w:rPr>
      <w:tblPr/>
      <w:tcPr>
        <w:tcBorders>
          <w:top w:val="single" w:sz="8" w:space="0" w:color="DEE2E1" w:themeColor="accent6"/>
          <w:bottom w:val="single" w:sz="8" w:space="0" w:color="DEE2E1" w:themeColor="accent6"/>
        </w:tcBorders>
      </w:tcPr>
    </w:tblStylePr>
    <w:tblStylePr w:type="firstCol">
      <w:rPr>
        <w:b/>
        <w:bCs/>
      </w:rPr>
    </w:tblStylePr>
    <w:tblStylePr w:type="lastCol">
      <w:rPr>
        <w:b/>
        <w:bCs/>
      </w:rPr>
      <w:tblPr/>
      <w:tcPr>
        <w:tcBorders>
          <w:top w:val="single" w:sz="8" w:space="0" w:color="DEE2E1" w:themeColor="accent6"/>
          <w:bottom w:val="single" w:sz="8" w:space="0" w:color="DEE2E1" w:themeColor="accent6"/>
        </w:tcBorders>
      </w:tcPr>
    </w:tblStylePr>
    <w:tblStylePr w:type="band1Vert">
      <w:tblPr/>
      <w:tcPr>
        <w:shd w:val="clear" w:color="auto" w:fill="F6F7F7" w:themeFill="accent6" w:themeFillTint="3F"/>
      </w:tcPr>
    </w:tblStylePr>
    <w:tblStylePr w:type="band1Horz">
      <w:tblPr/>
      <w:tcPr>
        <w:shd w:val="clear" w:color="auto" w:fill="F6F7F7" w:themeFill="accent6" w:themeFillTint="3F"/>
      </w:tcPr>
    </w:tblStylePr>
  </w:style>
  <w:style w:type="table" w:styleId="MediumList2">
    <w:name w:val="Medium List 2"/>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002B39" w:themeColor="accent1"/>
        <w:left w:val="single" w:sz="8" w:space="0" w:color="002B39" w:themeColor="accent1"/>
        <w:bottom w:val="single" w:sz="8" w:space="0" w:color="002B39" w:themeColor="accent1"/>
        <w:right w:val="single" w:sz="8" w:space="0" w:color="002B39" w:themeColor="accent1"/>
      </w:tblBorders>
    </w:tblPr>
    <w:tblStylePr w:type="firstRow">
      <w:rPr>
        <w:sz w:val="24"/>
        <w:szCs w:val="24"/>
      </w:rPr>
      <w:tblPr/>
      <w:tcPr>
        <w:tcBorders>
          <w:top w:val="nil"/>
          <w:left w:val="nil"/>
          <w:bottom w:val="single" w:sz="24" w:space="0" w:color="002B39" w:themeColor="accent1"/>
          <w:right w:val="nil"/>
          <w:insideH w:val="nil"/>
          <w:insideV w:val="nil"/>
        </w:tcBorders>
        <w:shd w:val="clear" w:color="auto" w:fill="FFFFFF" w:themeFill="background1"/>
      </w:tcPr>
    </w:tblStylePr>
    <w:tblStylePr w:type="lastRow">
      <w:tblPr/>
      <w:tcPr>
        <w:tcBorders>
          <w:top w:val="single" w:sz="8" w:space="0" w:color="002B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B39" w:themeColor="accent1"/>
          <w:insideH w:val="nil"/>
          <w:insideV w:val="nil"/>
        </w:tcBorders>
        <w:shd w:val="clear" w:color="auto" w:fill="FFFFFF" w:themeFill="background1"/>
      </w:tcPr>
    </w:tblStylePr>
    <w:tblStylePr w:type="lastCol">
      <w:tblPr/>
      <w:tcPr>
        <w:tcBorders>
          <w:top w:val="nil"/>
          <w:left w:val="single" w:sz="8" w:space="0" w:color="002B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8FE3FF" w:themeFill="accent1" w:themeFillTint="3F"/>
      </w:tcPr>
    </w:tblStylePr>
    <w:tblStylePr w:type="band1Horz">
      <w:tblPr/>
      <w:tcPr>
        <w:tcBorders>
          <w:top w:val="nil"/>
          <w:bottom w:val="nil"/>
          <w:insideH w:val="nil"/>
          <w:insideV w:val="nil"/>
        </w:tcBorders>
        <w:shd w:val="clear" w:color="auto" w:fill="8FE3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56A0D3" w:themeColor="accent2"/>
        <w:left w:val="single" w:sz="8" w:space="0" w:color="56A0D3" w:themeColor="accent2"/>
        <w:bottom w:val="single" w:sz="8" w:space="0" w:color="56A0D3" w:themeColor="accent2"/>
        <w:right w:val="single" w:sz="8" w:space="0" w:color="56A0D3" w:themeColor="accent2"/>
      </w:tblBorders>
    </w:tblPr>
    <w:tblStylePr w:type="firstRow">
      <w:rPr>
        <w:sz w:val="24"/>
        <w:szCs w:val="24"/>
      </w:rPr>
      <w:tblPr/>
      <w:tcPr>
        <w:tcBorders>
          <w:top w:val="nil"/>
          <w:left w:val="nil"/>
          <w:bottom w:val="single" w:sz="24" w:space="0" w:color="56A0D3" w:themeColor="accent2"/>
          <w:right w:val="nil"/>
          <w:insideH w:val="nil"/>
          <w:insideV w:val="nil"/>
        </w:tcBorders>
        <w:shd w:val="clear" w:color="auto" w:fill="FFFFFF" w:themeFill="background1"/>
      </w:tcPr>
    </w:tblStylePr>
    <w:tblStylePr w:type="lastRow">
      <w:tblPr/>
      <w:tcPr>
        <w:tcBorders>
          <w:top w:val="single" w:sz="8" w:space="0" w:color="56A0D3"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56A0D3" w:themeColor="accent2"/>
          <w:insideH w:val="nil"/>
          <w:insideV w:val="nil"/>
        </w:tcBorders>
        <w:shd w:val="clear" w:color="auto" w:fill="FFFFFF" w:themeFill="background1"/>
      </w:tcPr>
    </w:tblStylePr>
    <w:tblStylePr w:type="lastCol">
      <w:tblPr/>
      <w:tcPr>
        <w:tcBorders>
          <w:top w:val="nil"/>
          <w:left w:val="single" w:sz="8" w:space="0" w:color="56A0D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7F4" w:themeFill="accent2" w:themeFillTint="3F"/>
      </w:tcPr>
    </w:tblStylePr>
    <w:tblStylePr w:type="band1Horz">
      <w:tblPr/>
      <w:tcPr>
        <w:tcBorders>
          <w:top w:val="nil"/>
          <w:bottom w:val="nil"/>
          <w:insideH w:val="nil"/>
          <w:insideV w:val="nil"/>
        </w:tcBorders>
        <w:shd w:val="clear" w:color="auto" w:fill="D5E7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3E7698" w:themeColor="accent3"/>
        <w:left w:val="single" w:sz="8" w:space="0" w:color="3E7698" w:themeColor="accent3"/>
        <w:bottom w:val="single" w:sz="8" w:space="0" w:color="3E7698" w:themeColor="accent3"/>
        <w:right w:val="single" w:sz="8" w:space="0" w:color="3E7698" w:themeColor="accent3"/>
      </w:tblBorders>
    </w:tblPr>
    <w:tblStylePr w:type="firstRow">
      <w:rPr>
        <w:sz w:val="24"/>
        <w:szCs w:val="24"/>
      </w:rPr>
      <w:tblPr/>
      <w:tcPr>
        <w:tcBorders>
          <w:top w:val="nil"/>
          <w:left w:val="nil"/>
          <w:bottom w:val="single" w:sz="24" w:space="0" w:color="3E7698" w:themeColor="accent3"/>
          <w:right w:val="nil"/>
          <w:insideH w:val="nil"/>
          <w:insideV w:val="nil"/>
        </w:tcBorders>
        <w:shd w:val="clear" w:color="auto" w:fill="FFFFFF" w:themeFill="background1"/>
      </w:tcPr>
    </w:tblStylePr>
    <w:tblStylePr w:type="lastRow">
      <w:tblPr/>
      <w:tcPr>
        <w:tcBorders>
          <w:top w:val="single" w:sz="8" w:space="0" w:color="3E769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E7698" w:themeColor="accent3"/>
          <w:insideH w:val="nil"/>
          <w:insideV w:val="nil"/>
        </w:tcBorders>
        <w:shd w:val="clear" w:color="auto" w:fill="FFFFFF" w:themeFill="background1"/>
      </w:tcPr>
    </w:tblStylePr>
    <w:tblStylePr w:type="lastCol">
      <w:tblPr/>
      <w:tcPr>
        <w:tcBorders>
          <w:top w:val="nil"/>
          <w:left w:val="single" w:sz="8" w:space="0" w:color="3E769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EE9" w:themeFill="accent3" w:themeFillTint="3F"/>
      </w:tcPr>
    </w:tblStylePr>
    <w:tblStylePr w:type="band1Horz">
      <w:tblPr/>
      <w:tcPr>
        <w:tcBorders>
          <w:top w:val="nil"/>
          <w:bottom w:val="nil"/>
          <w:insideH w:val="nil"/>
          <w:insideV w:val="nil"/>
        </w:tcBorders>
        <w:shd w:val="clear" w:color="auto" w:fill="CAD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617980" w:themeColor="accent4"/>
        <w:left w:val="single" w:sz="8" w:space="0" w:color="617980" w:themeColor="accent4"/>
        <w:bottom w:val="single" w:sz="8" w:space="0" w:color="617980" w:themeColor="accent4"/>
        <w:right w:val="single" w:sz="8" w:space="0" w:color="617980" w:themeColor="accent4"/>
      </w:tblBorders>
    </w:tblPr>
    <w:tblStylePr w:type="firstRow">
      <w:rPr>
        <w:sz w:val="24"/>
        <w:szCs w:val="24"/>
      </w:rPr>
      <w:tblPr/>
      <w:tcPr>
        <w:tcBorders>
          <w:top w:val="nil"/>
          <w:left w:val="nil"/>
          <w:bottom w:val="single" w:sz="24" w:space="0" w:color="617980" w:themeColor="accent4"/>
          <w:right w:val="nil"/>
          <w:insideH w:val="nil"/>
          <w:insideV w:val="nil"/>
        </w:tcBorders>
        <w:shd w:val="clear" w:color="auto" w:fill="FFFFFF" w:themeFill="background1"/>
      </w:tcPr>
    </w:tblStylePr>
    <w:tblStylePr w:type="lastRow">
      <w:tblPr/>
      <w:tcPr>
        <w:tcBorders>
          <w:top w:val="single" w:sz="8" w:space="0" w:color="6179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17980" w:themeColor="accent4"/>
          <w:insideH w:val="nil"/>
          <w:insideV w:val="nil"/>
        </w:tcBorders>
        <w:shd w:val="clear" w:color="auto" w:fill="FFFFFF" w:themeFill="background1"/>
      </w:tcPr>
    </w:tblStylePr>
    <w:tblStylePr w:type="lastCol">
      <w:tblPr/>
      <w:tcPr>
        <w:tcBorders>
          <w:top w:val="nil"/>
          <w:left w:val="single" w:sz="8" w:space="0" w:color="6179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EE0" w:themeFill="accent4" w:themeFillTint="3F"/>
      </w:tcPr>
    </w:tblStylePr>
    <w:tblStylePr w:type="band1Horz">
      <w:tblPr/>
      <w:tcPr>
        <w:tcBorders>
          <w:top w:val="nil"/>
          <w:bottom w:val="nil"/>
          <w:insideH w:val="nil"/>
          <w:insideV w:val="nil"/>
        </w:tcBorders>
        <w:shd w:val="clear" w:color="auto" w:fill="D6DE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D8D3C7" w:themeColor="accent5"/>
        <w:left w:val="single" w:sz="8" w:space="0" w:color="D8D3C7" w:themeColor="accent5"/>
        <w:bottom w:val="single" w:sz="8" w:space="0" w:color="D8D3C7" w:themeColor="accent5"/>
        <w:right w:val="single" w:sz="8" w:space="0" w:color="D8D3C7" w:themeColor="accent5"/>
      </w:tblBorders>
    </w:tblPr>
    <w:tblStylePr w:type="firstRow">
      <w:rPr>
        <w:sz w:val="24"/>
        <w:szCs w:val="24"/>
      </w:rPr>
      <w:tblPr/>
      <w:tcPr>
        <w:tcBorders>
          <w:top w:val="nil"/>
          <w:left w:val="nil"/>
          <w:bottom w:val="single" w:sz="24" w:space="0" w:color="D8D3C7" w:themeColor="accent5"/>
          <w:right w:val="nil"/>
          <w:insideH w:val="nil"/>
          <w:insideV w:val="nil"/>
        </w:tcBorders>
        <w:shd w:val="clear" w:color="auto" w:fill="FFFFFF" w:themeFill="background1"/>
      </w:tcPr>
    </w:tblStylePr>
    <w:tblStylePr w:type="lastRow">
      <w:tblPr/>
      <w:tcPr>
        <w:tcBorders>
          <w:top w:val="single" w:sz="8" w:space="0" w:color="D8D3C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D3C7" w:themeColor="accent5"/>
          <w:insideH w:val="nil"/>
          <w:insideV w:val="nil"/>
        </w:tcBorders>
        <w:shd w:val="clear" w:color="auto" w:fill="FFFFFF" w:themeFill="background1"/>
      </w:tcPr>
    </w:tblStylePr>
    <w:tblStylePr w:type="lastCol">
      <w:tblPr/>
      <w:tcPr>
        <w:tcBorders>
          <w:top w:val="nil"/>
          <w:left w:val="single" w:sz="8" w:space="0" w:color="D8D3C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F4F1" w:themeFill="accent5" w:themeFillTint="3F"/>
      </w:tcPr>
    </w:tblStylePr>
    <w:tblStylePr w:type="band1Horz">
      <w:tblPr/>
      <w:tcPr>
        <w:tcBorders>
          <w:top w:val="nil"/>
          <w:bottom w:val="nil"/>
          <w:insideH w:val="nil"/>
          <w:insideV w:val="nil"/>
        </w:tcBorders>
        <w:shd w:val="clear" w:color="auto" w:fill="F5F4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C536BE"/>
    <w:pPr>
      <w:spacing w:line="240" w:lineRule="auto"/>
    </w:pPr>
    <w:rPr>
      <w:rFonts w:eastAsiaTheme="majorEastAsia" w:cstheme="majorBidi"/>
      <w:color w:val="000000" w:themeColor="text1"/>
    </w:rPr>
    <w:tblPr>
      <w:tblStyleRowBandSize w:val="1"/>
      <w:tblStyleColBandSize w:val="1"/>
      <w:tblBorders>
        <w:top w:val="single" w:sz="8" w:space="0" w:color="DEE2E1" w:themeColor="accent6"/>
        <w:left w:val="single" w:sz="8" w:space="0" w:color="DEE2E1" w:themeColor="accent6"/>
        <w:bottom w:val="single" w:sz="8" w:space="0" w:color="DEE2E1" w:themeColor="accent6"/>
        <w:right w:val="single" w:sz="8" w:space="0" w:color="DEE2E1" w:themeColor="accent6"/>
      </w:tblBorders>
    </w:tblPr>
    <w:tblStylePr w:type="firstRow">
      <w:rPr>
        <w:sz w:val="24"/>
        <w:szCs w:val="24"/>
      </w:rPr>
      <w:tblPr/>
      <w:tcPr>
        <w:tcBorders>
          <w:top w:val="nil"/>
          <w:left w:val="nil"/>
          <w:bottom w:val="single" w:sz="24" w:space="0" w:color="DEE2E1" w:themeColor="accent6"/>
          <w:right w:val="nil"/>
          <w:insideH w:val="nil"/>
          <w:insideV w:val="nil"/>
        </w:tcBorders>
        <w:shd w:val="clear" w:color="auto" w:fill="FFFFFF" w:themeFill="background1"/>
      </w:tcPr>
    </w:tblStylePr>
    <w:tblStylePr w:type="lastRow">
      <w:tblPr/>
      <w:tcPr>
        <w:tcBorders>
          <w:top w:val="single" w:sz="8" w:space="0" w:color="DEE2E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E2E1" w:themeColor="accent6"/>
          <w:insideH w:val="nil"/>
          <w:insideV w:val="nil"/>
        </w:tcBorders>
        <w:shd w:val="clear" w:color="auto" w:fill="FFFFFF" w:themeFill="background1"/>
      </w:tcPr>
    </w:tblStylePr>
    <w:tblStylePr w:type="lastCol">
      <w:tblPr/>
      <w:tcPr>
        <w:tcBorders>
          <w:top w:val="nil"/>
          <w:left w:val="single" w:sz="8" w:space="0" w:color="DEE2E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7F7" w:themeFill="accent6" w:themeFillTint="3F"/>
      </w:tcPr>
    </w:tblStylePr>
    <w:tblStylePr w:type="band1Horz">
      <w:tblPr/>
      <w:tcPr>
        <w:tcBorders>
          <w:top w:val="nil"/>
          <w:bottom w:val="nil"/>
          <w:insideH w:val="nil"/>
          <w:insideV w:val="nil"/>
        </w:tcBorders>
        <w:shd w:val="clear" w:color="auto" w:fill="F6F7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C536BE"/>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C536BE"/>
    <w:pPr>
      <w:spacing w:line="240" w:lineRule="auto"/>
    </w:pPr>
    <w:tblPr>
      <w:tblStyleRowBandSize w:val="1"/>
      <w:tblStyleColBandSize w:val="1"/>
      <w:tblBorders>
        <w:top w:val="single" w:sz="8" w:space="0" w:color="0080AA" w:themeColor="accent1" w:themeTint="BF"/>
        <w:left w:val="single" w:sz="8" w:space="0" w:color="0080AA" w:themeColor="accent1" w:themeTint="BF"/>
        <w:bottom w:val="single" w:sz="8" w:space="0" w:color="0080AA" w:themeColor="accent1" w:themeTint="BF"/>
        <w:right w:val="single" w:sz="8" w:space="0" w:color="0080AA" w:themeColor="accent1" w:themeTint="BF"/>
        <w:insideH w:val="single" w:sz="8" w:space="0" w:color="0080AA" w:themeColor="accent1" w:themeTint="BF"/>
      </w:tblBorders>
    </w:tblPr>
    <w:tblStylePr w:type="firstRow">
      <w:pPr>
        <w:spacing w:before="0" w:after="0" w:line="240" w:lineRule="auto"/>
      </w:pPr>
      <w:rPr>
        <w:b/>
        <w:bCs/>
        <w:color w:val="FFFFFF" w:themeColor="background1"/>
      </w:rPr>
      <w:tblPr/>
      <w:tcPr>
        <w:tcBorders>
          <w:top w:val="single" w:sz="8" w:space="0" w:color="0080AA" w:themeColor="accent1" w:themeTint="BF"/>
          <w:left w:val="single" w:sz="8" w:space="0" w:color="0080AA" w:themeColor="accent1" w:themeTint="BF"/>
          <w:bottom w:val="single" w:sz="8" w:space="0" w:color="0080AA" w:themeColor="accent1" w:themeTint="BF"/>
          <w:right w:val="single" w:sz="8" w:space="0" w:color="0080AA" w:themeColor="accent1" w:themeTint="BF"/>
          <w:insideH w:val="nil"/>
          <w:insideV w:val="nil"/>
        </w:tcBorders>
        <w:shd w:val="clear" w:color="auto" w:fill="002B39" w:themeFill="accent1"/>
      </w:tcPr>
    </w:tblStylePr>
    <w:tblStylePr w:type="lastRow">
      <w:pPr>
        <w:spacing w:before="0" w:after="0" w:line="240" w:lineRule="auto"/>
      </w:pPr>
      <w:rPr>
        <w:b/>
        <w:bCs/>
      </w:rPr>
      <w:tblPr/>
      <w:tcPr>
        <w:tcBorders>
          <w:top w:val="double" w:sz="6" w:space="0" w:color="0080AA" w:themeColor="accent1" w:themeTint="BF"/>
          <w:left w:val="single" w:sz="8" w:space="0" w:color="0080AA" w:themeColor="accent1" w:themeTint="BF"/>
          <w:bottom w:val="single" w:sz="8" w:space="0" w:color="0080AA" w:themeColor="accent1" w:themeTint="BF"/>
          <w:right w:val="single" w:sz="8" w:space="0" w:color="0080AA" w:themeColor="accent1" w:themeTint="BF"/>
          <w:insideH w:val="nil"/>
          <w:insideV w:val="nil"/>
        </w:tcBorders>
      </w:tcPr>
    </w:tblStylePr>
    <w:tblStylePr w:type="firstCol">
      <w:rPr>
        <w:b/>
        <w:bCs/>
      </w:rPr>
    </w:tblStylePr>
    <w:tblStylePr w:type="lastCol">
      <w:rPr>
        <w:b/>
        <w:bCs/>
      </w:rPr>
    </w:tblStylePr>
    <w:tblStylePr w:type="band1Vert">
      <w:tblPr/>
      <w:tcPr>
        <w:shd w:val="clear" w:color="auto" w:fill="8FE3FF" w:themeFill="accent1" w:themeFillTint="3F"/>
      </w:tcPr>
    </w:tblStylePr>
    <w:tblStylePr w:type="band1Horz">
      <w:tblPr/>
      <w:tcPr>
        <w:tcBorders>
          <w:insideH w:val="nil"/>
          <w:insideV w:val="nil"/>
        </w:tcBorders>
        <w:shd w:val="clear" w:color="auto" w:fill="8FE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C536BE"/>
    <w:pPr>
      <w:spacing w:line="240" w:lineRule="auto"/>
    </w:pPr>
    <w:tblPr>
      <w:tblStyleRowBandSize w:val="1"/>
      <w:tblStyleColBandSize w:val="1"/>
      <w:tblBorders>
        <w:top w:val="single" w:sz="8" w:space="0" w:color="80B7DE" w:themeColor="accent2" w:themeTint="BF"/>
        <w:left w:val="single" w:sz="8" w:space="0" w:color="80B7DE" w:themeColor="accent2" w:themeTint="BF"/>
        <w:bottom w:val="single" w:sz="8" w:space="0" w:color="80B7DE" w:themeColor="accent2" w:themeTint="BF"/>
        <w:right w:val="single" w:sz="8" w:space="0" w:color="80B7DE" w:themeColor="accent2" w:themeTint="BF"/>
        <w:insideH w:val="single" w:sz="8" w:space="0" w:color="80B7DE" w:themeColor="accent2" w:themeTint="BF"/>
      </w:tblBorders>
    </w:tblPr>
    <w:tblStylePr w:type="firstRow">
      <w:pPr>
        <w:spacing w:before="0" w:after="0" w:line="240" w:lineRule="auto"/>
      </w:pPr>
      <w:rPr>
        <w:b/>
        <w:bCs/>
        <w:color w:val="FFFFFF" w:themeColor="background1"/>
      </w:rPr>
      <w:tblPr/>
      <w:tcPr>
        <w:tcBorders>
          <w:top w:val="single" w:sz="8" w:space="0" w:color="80B7DE" w:themeColor="accent2" w:themeTint="BF"/>
          <w:left w:val="single" w:sz="8" w:space="0" w:color="80B7DE" w:themeColor="accent2" w:themeTint="BF"/>
          <w:bottom w:val="single" w:sz="8" w:space="0" w:color="80B7DE" w:themeColor="accent2" w:themeTint="BF"/>
          <w:right w:val="single" w:sz="8" w:space="0" w:color="80B7DE" w:themeColor="accent2" w:themeTint="BF"/>
          <w:insideH w:val="nil"/>
          <w:insideV w:val="nil"/>
        </w:tcBorders>
        <w:shd w:val="clear" w:color="auto" w:fill="56A0D3" w:themeFill="accent2"/>
      </w:tcPr>
    </w:tblStylePr>
    <w:tblStylePr w:type="lastRow">
      <w:pPr>
        <w:spacing w:before="0" w:after="0" w:line="240" w:lineRule="auto"/>
      </w:pPr>
      <w:rPr>
        <w:b/>
        <w:bCs/>
      </w:rPr>
      <w:tblPr/>
      <w:tcPr>
        <w:tcBorders>
          <w:top w:val="double" w:sz="6" w:space="0" w:color="80B7DE" w:themeColor="accent2" w:themeTint="BF"/>
          <w:left w:val="single" w:sz="8" w:space="0" w:color="80B7DE" w:themeColor="accent2" w:themeTint="BF"/>
          <w:bottom w:val="single" w:sz="8" w:space="0" w:color="80B7DE" w:themeColor="accent2" w:themeTint="BF"/>
          <w:right w:val="single" w:sz="8" w:space="0" w:color="80B7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7F4" w:themeFill="accent2" w:themeFillTint="3F"/>
      </w:tcPr>
    </w:tblStylePr>
    <w:tblStylePr w:type="band1Horz">
      <w:tblPr/>
      <w:tcPr>
        <w:tcBorders>
          <w:insideH w:val="nil"/>
          <w:insideV w:val="nil"/>
        </w:tcBorders>
        <w:shd w:val="clear" w:color="auto" w:fill="D5E7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C536BE"/>
    <w:pPr>
      <w:spacing w:line="240" w:lineRule="auto"/>
    </w:pPr>
    <w:tblPr>
      <w:tblStyleRowBandSize w:val="1"/>
      <w:tblStyleColBandSize w:val="1"/>
      <w:tblBorders>
        <w:top w:val="single" w:sz="8" w:space="0" w:color="619BBE" w:themeColor="accent3" w:themeTint="BF"/>
        <w:left w:val="single" w:sz="8" w:space="0" w:color="619BBE" w:themeColor="accent3" w:themeTint="BF"/>
        <w:bottom w:val="single" w:sz="8" w:space="0" w:color="619BBE" w:themeColor="accent3" w:themeTint="BF"/>
        <w:right w:val="single" w:sz="8" w:space="0" w:color="619BBE" w:themeColor="accent3" w:themeTint="BF"/>
        <w:insideH w:val="single" w:sz="8" w:space="0" w:color="619BBE" w:themeColor="accent3" w:themeTint="BF"/>
      </w:tblBorders>
    </w:tblPr>
    <w:tblStylePr w:type="firstRow">
      <w:pPr>
        <w:spacing w:before="0" w:after="0" w:line="240" w:lineRule="auto"/>
      </w:pPr>
      <w:rPr>
        <w:b/>
        <w:bCs/>
        <w:color w:val="FFFFFF" w:themeColor="background1"/>
      </w:rPr>
      <w:tblPr/>
      <w:tcPr>
        <w:tcBorders>
          <w:top w:val="single" w:sz="8" w:space="0" w:color="619BBE" w:themeColor="accent3" w:themeTint="BF"/>
          <w:left w:val="single" w:sz="8" w:space="0" w:color="619BBE" w:themeColor="accent3" w:themeTint="BF"/>
          <w:bottom w:val="single" w:sz="8" w:space="0" w:color="619BBE" w:themeColor="accent3" w:themeTint="BF"/>
          <w:right w:val="single" w:sz="8" w:space="0" w:color="619BBE" w:themeColor="accent3" w:themeTint="BF"/>
          <w:insideH w:val="nil"/>
          <w:insideV w:val="nil"/>
        </w:tcBorders>
        <w:shd w:val="clear" w:color="auto" w:fill="3E7698" w:themeFill="accent3"/>
      </w:tcPr>
    </w:tblStylePr>
    <w:tblStylePr w:type="lastRow">
      <w:pPr>
        <w:spacing w:before="0" w:after="0" w:line="240" w:lineRule="auto"/>
      </w:pPr>
      <w:rPr>
        <w:b/>
        <w:bCs/>
      </w:rPr>
      <w:tblPr/>
      <w:tcPr>
        <w:tcBorders>
          <w:top w:val="double" w:sz="6" w:space="0" w:color="619BBE" w:themeColor="accent3" w:themeTint="BF"/>
          <w:left w:val="single" w:sz="8" w:space="0" w:color="619BBE" w:themeColor="accent3" w:themeTint="BF"/>
          <w:bottom w:val="single" w:sz="8" w:space="0" w:color="619BBE" w:themeColor="accent3" w:themeTint="BF"/>
          <w:right w:val="single" w:sz="8" w:space="0" w:color="619BBE" w:themeColor="accent3" w:themeTint="BF"/>
          <w:insideH w:val="nil"/>
          <w:insideV w:val="nil"/>
        </w:tcBorders>
      </w:tcPr>
    </w:tblStylePr>
    <w:tblStylePr w:type="firstCol">
      <w:rPr>
        <w:b/>
        <w:bCs/>
      </w:rPr>
    </w:tblStylePr>
    <w:tblStylePr w:type="lastCol">
      <w:rPr>
        <w:b/>
        <w:bCs/>
      </w:rPr>
    </w:tblStylePr>
    <w:tblStylePr w:type="band1Vert">
      <w:tblPr/>
      <w:tcPr>
        <w:shd w:val="clear" w:color="auto" w:fill="CADEE9" w:themeFill="accent3" w:themeFillTint="3F"/>
      </w:tcPr>
    </w:tblStylePr>
    <w:tblStylePr w:type="band1Horz">
      <w:tblPr/>
      <w:tcPr>
        <w:tcBorders>
          <w:insideH w:val="nil"/>
          <w:insideV w:val="nil"/>
        </w:tcBorders>
        <w:shd w:val="clear" w:color="auto" w:fill="CAD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C536BE"/>
    <w:pPr>
      <w:spacing w:line="240" w:lineRule="auto"/>
    </w:pPr>
    <w:tblPr>
      <w:tblStyleRowBandSize w:val="1"/>
      <w:tblStyleColBandSize w:val="1"/>
      <w:tblBorders>
        <w:top w:val="single" w:sz="8" w:space="0" w:color="859CA2" w:themeColor="accent4" w:themeTint="BF"/>
        <w:left w:val="single" w:sz="8" w:space="0" w:color="859CA2" w:themeColor="accent4" w:themeTint="BF"/>
        <w:bottom w:val="single" w:sz="8" w:space="0" w:color="859CA2" w:themeColor="accent4" w:themeTint="BF"/>
        <w:right w:val="single" w:sz="8" w:space="0" w:color="859CA2" w:themeColor="accent4" w:themeTint="BF"/>
        <w:insideH w:val="single" w:sz="8" w:space="0" w:color="859CA2" w:themeColor="accent4" w:themeTint="BF"/>
      </w:tblBorders>
    </w:tblPr>
    <w:tblStylePr w:type="firstRow">
      <w:pPr>
        <w:spacing w:before="0" w:after="0" w:line="240" w:lineRule="auto"/>
      </w:pPr>
      <w:rPr>
        <w:b/>
        <w:bCs/>
        <w:color w:val="FFFFFF" w:themeColor="background1"/>
      </w:rPr>
      <w:tblPr/>
      <w:tcPr>
        <w:tcBorders>
          <w:top w:val="single" w:sz="8" w:space="0" w:color="859CA2" w:themeColor="accent4" w:themeTint="BF"/>
          <w:left w:val="single" w:sz="8" w:space="0" w:color="859CA2" w:themeColor="accent4" w:themeTint="BF"/>
          <w:bottom w:val="single" w:sz="8" w:space="0" w:color="859CA2" w:themeColor="accent4" w:themeTint="BF"/>
          <w:right w:val="single" w:sz="8" w:space="0" w:color="859CA2" w:themeColor="accent4" w:themeTint="BF"/>
          <w:insideH w:val="nil"/>
          <w:insideV w:val="nil"/>
        </w:tcBorders>
        <w:shd w:val="clear" w:color="auto" w:fill="617980" w:themeFill="accent4"/>
      </w:tcPr>
    </w:tblStylePr>
    <w:tblStylePr w:type="lastRow">
      <w:pPr>
        <w:spacing w:before="0" w:after="0" w:line="240" w:lineRule="auto"/>
      </w:pPr>
      <w:rPr>
        <w:b/>
        <w:bCs/>
      </w:rPr>
      <w:tblPr/>
      <w:tcPr>
        <w:tcBorders>
          <w:top w:val="double" w:sz="6" w:space="0" w:color="859CA2" w:themeColor="accent4" w:themeTint="BF"/>
          <w:left w:val="single" w:sz="8" w:space="0" w:color="859CA2" w:themeColor="accent4" w:themeTint="BF"/>
          <w:bottom w:val="single" w:sz="8" w:space="0" w:color="859CA2" w:themeColor="accent4" w:themeTint="BF"/>
          <w:right w:val="single" w:sz="8" w:space="0" w:color="859C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DEE0" w:themeFill="accent4" w:themeFillTint="3F"/>
      </w:tcPr>
    </w:tblStylePr>
    <w:tblStylePr w:type="band1Horz">
      <w:tblPr/>
      <w:tcPr>
        <w:tcBorders>
          <w:insideH w:val="nil"/>
          <w:insideV w:val="nil"/>
        </w:tcBorders>
        <w:shd w:val="clear" w:color="auto" w:fill="D6DE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C536BE"/>
    <w:pPr>
      <w:spacing w:line="240" w:lineRule="auto"/>
    </w:pPr>
    <w:tblPr>
      <w:tblStyleRowBandSize w:val="1"/>
      <w:tblStyleColBandSize w:val="1"/>
      <w:tblBorders>
        <w:top w:val="single" w:sz="8" w:space="0" w:color="E1DED4" w:themeColor="accent5" w:themeTint="BF"/>
        <w:left w:val="single" w:sz="8" w:space="0" w:color="E1DED4" w:themeColor="accent5" w:themeTint="BF"/>
        <w:bottom w:val="single" w:sz="8" w:space="0" w:color="E1DED4" w:themeColor="accent5" w:themeTint="BF"/>
        <w:right w:val="single" w:sz="8" w:space="0" w:color="E1DED4" w:themeColor="accent5" w:themeTint="BF"/>
        <w:insideH w:val="single" w:sz="8" w:space="0" w:color="E1DED4" w:themeColor="accent5" w:themeTint="BF"/>
      </w:tblBorders>
    </w:tblPr>
    <w:tblStylePr w:type="firstRow">
      <w:pPr>
        <w:spacing w:before="0" w:after="0" w:line="240" w:lineRule="auto"/>
      </w:pPr>
      <w:rPr>
        <w:b/>
        <w:bCs/>
        <w:color w:val="FFFFFF" w:themeColor="background1"/>
      </w:rPr>
      <w:tblPr/>
      <w:tcPr>
        <w:tcBorders>
          <w:top w:val="single" w:sz="8" w:space="0" w:color="E1DED4" w:themeColor="accent5" w:themeTint="BF"/>
          <w:left w:val="single" w:sz="8" w:space="0" w:color="E1DED4" w:themeColor="accent5" w:themeTint="BF"/>
          <w:bottom w:val="single" w:sz="8" w:space="0" w:color="E1DED4" w:themeColor="accent5" w:themeTint="BF"/>
          <w:right w:val="single" w:sz="8" w:space="0" w:color="E1DED4" w:themeColor="accent5" w:themeTint="BF"/>
          <w:insideH w:val="nil"/>
          <w:insideV w:val="nil"/>
        </w:tcBorders>
        <w:shd w:val="clear" w:color="auto" w:fill="D8D3C7" w:themeFill="accent5"/>
      </w:tcPr>
    </w:tblStylePr>
    <w:tblStylePr w:type="lastRow">
      <w:pPr>
        <w:spacing w:before="0" w:after="0" w:line="240" w:lineRule="auto"/>
      </w:pPr>
      <w:rPr>
        <w:b/>
        <w:bCs/>
      </w:rPr>
      <w:tblPr/>
      <w:tcPr>
        <w:tcBorders>
          <w:top w:val="double" w:sz="6" w:space="0" w:color="E1DED4" w:themeColor="accent5" w:themeTint="BF"/>
          <w:left w:val="single" w:sz="8" w:space="0" w:color="E1DED4" w:themeColor="accent5" w:themeTint="BF"/>
          <w:bottom w:val="single" w:sz="8" w:space="0" w:color="E1DED4" w:themeColor="accent5" w:themeTint="BF"/>
          <w:right w:val="single" w:sz="8" w:space="0" w:color="E1DE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4F1" w:themeFill="accent5" w:themeFillTint="3F"/>
      </w:tcPr>
    </w:tblStylePr>
    <w:tblStylePr w:type="band1Horz">
      <w:tblPr/>
      <w:tcPr>
        <w:tcBorders>
          <w:insideH w:val="nil"/>
          <w:insideV w:val="nil"/>
        </w:tcBorders>
        <w:shd w:val="clear" w:color="auto" w:fill="F5F4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C536BE"/>
    <w:pPr>
      <w:spacing w:line="240" w:lineRule="auto"/>
    </w:pPr>
    <w:tblPr>
      <w:tblStyleRowBandSize w:val="1"/>
      <w:tblStyleColBandSize w:val="1"/>
      <w:tblBorders>
        <w:top w:val="single" w:sz="8" w:space="0" w:color="E6E9E8" w:themeColor="accent6" w:themeTint="BF"/>
        <w:left w:val="single" w:sz="8" w:space="0" w:color="E6E9E8" w:themeColor="accent6" w:themeTint="BF"/>
        <w:bottom w:val="single" w:sz="8" w:space="0" w:color="E6E9E8" w:themeColor="accent6" w:themeTint="BF"/>
        <w:right w:val="single" w:sz="8" w:space="0" w:color="E6E9E8" w:themeColor="accent6" w:themeTint="BF"/>
        <w:insideH w:val="single" w:sz="8" w:space="0" w:color="E6E9E8" w:themeColor="accent6" w:themeTint="BF"/>
      </w:tblBorders>
    </w:tblPr>
    <w:tblStylePr w:type="firstRow">
      <w:pPr>
        <w:spacing w:before="0" w:after="0" w:line="240" w:lineRule="auto"/>
      </w:pPr>
      <w:rPr>
        <w:b/>
        <w:bCs/>
        <w:color w:val="FFFFFF" w:themeColor="background1"/>
      </w:rPr>
      <w:tblPr/>
      <w:tcPr>
        <w:tcBorders>
          <w:top w:val="single" w:sz="8" w:space="0" w:color="E6E9E8" w:themeColor="accent6" w:themeTint="BF"/>
          <w:left w:val="single" w:sz="8" w:space="0" w:color="E6E9E8" w:themeColor="accent6" w:themeTint="BF"/>
          <w:bottom w:val="single" w:sz="8" w:space="0" w:color="E6E9E8" w:themeColor="accent6" w:themeTint="BF"/>
          <w:right w:val="single" w:sz="8" w:space="0" w:color="E6E9E8" w:themeColor="accent6" w:themeTint="BF"/>
          <w:insideH w:val="nil"/>
          <w:insideV w:val="nil"/>
        </w:tcBorders>
        <w:shd w:val="clear" w:color="auto" w:fill="DEE2E1" w:themeFill="accent6"/>
      </w:tcPr>
    </w:tblStylePr>
    <w:tblStylePr w:type="lastRow">
      <w:pPr>
        <w:spacing w:before="0" w:after="0" w:line="240" w:lineRule="auto"/>
      </w:pPr>
      <w:rPr>
        <w:b/>
        <w:bCs/>
      </w:rPr>
      <w:tblPr/>
      <w:tcPr>
        <w:tcBorders>
          <w:top w:val="double" w:sz="6" w:space="0" w:color="E6E9E8" w:themeColor="accent6" w:themeTint="BF"/>
          <w:left w:val="single" w:sz="8" w:space="0" w:color="E6E9E8" w:themeColor="accent6" w:themeTint="BF"/>
          <w:bottom w:val="single" w:sz="8" w:space="0" w:color="E6E9E8" w:themeColor="accent6" w:themeTint="BF"/>
          <w:right w:val="single" w:sz="8" w:space="0" w:color="E6E9E8"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7F7" w:themeFill="accent6" w:themeFillTint="3F"/>
      </w:tcPr>
    </w:tblStylePr>
    <w:tblStylePr w:type="band1Horz">
      <w:tblPr/>
      <w:tcPr>
        <w:tcBorders>
          <w:insideH w:val="nil"/>
          <w:insideV w:val="nil"/>
        </w:tcBorders>
        <w:shd w:val="clear" w:color="auto" w:fill="F6F7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B3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B39" w:themeFill="accent1"/>
      </w:tcPr>
    </w:tblStylePr>
    <w:tblStylePr w:type="lastCol">
      <w:rPr>
        <w:b/>
        <w:bCs/>
        <w:color w:val="FFFFFF" w:themeColor="background1"/>
      </w:rPr>
      <w:tblPr/>
      <w:tcPr>
        <w:tcBorders>
          <w:left w:val="nil"/>
          <w:right w:val="nil"/>
          <w:insideH w:val="nil"/>
          <w:insideV w:val="nil"/>
        </w:tcBorders>
        <w:shd w:val="clear" w:color="auto" w:fill="002B3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A0D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6A0D3" w:themeFill="accent2"/>
      </w:tcPr>
    </w:tblStylePr>
    <w:tblStylePr w:type="lastCol">
      <w:rPr>
        <w:b/>
        <w:bCs/>
        <w:color w:val="FFFFFF" w:themeColor="background1"/>
      </w:rPr>
      <w:tblPr/>
      <w:tcPr>
        <w:tcBorders>
          <w:left w:val="nil"/>
          <w:right w:val="nil"/>
          <w:insideH w:val="nil"/>
          <w:insideV w:val="nil"/>
        </w:tcBorders>
        <w:shd w:val="clear" w:color="auto" w:fill="56A0D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E769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E7698" w:themeFill="accent3"/>
      </w:tcPr>
    </w:tblStylePr>
    <w:tblStylePr w:type="lastCol">
      <w:rPr>
        <w:b/>
        <w:bCs/>
        <w:color w:val="FFFFFF" w:themeColor="background1"/>
      </w:rPr>
      <w:tblPr/>
      <w:tcPr>
        <w:tcBorders>
          <w:left w:val="nil"/>
          <w:right w:val="nil"/>
          <w:insideH w:val="nil"/>
          <w:insideV w:val="nil"/>
        </w:tcBorders>
        <w:shd w:val="clear" w:color="auto" w:fill="3E769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179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17980" w:themeFill="accent4"/>
      </w:tcPr>
    </w:tblStylePr>
    <w:tblStylePr w:type="lastCol">
      <w:rPr>
        <w:b/>
        <w:bCs/>
        <w:color w:val="FFFFFF" w:themeColor="background1"/>
      </w:rPr>
      <w:tblPr/>
      <w:tcPr>
        <w:tcBorders>
          <w:left w:val="nil"/>
          <w:right w:val="nil"/>
          <w:insideH w:val="nil"/>
          <w:insideV w:val="nil"/>
        </w:tcBorders>
        <w:shd w:val="clear" w:color="auto" w:fill="6179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D3C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8D3C7" w:themeFill="accent5"/>
      </w:tcPr>
    </w:tblStylePr>
    <w:tblStylePr w:type="lastCol">
      <w:rPr>
        <w:b/>
        <w:bCs/>
        <w:color w:val="FFFFFF" w:themeColor="background1"/>
      </w:rPr>
      <w:tblPr/>
      <w:tcPr>
        <w:tcBorders>
          <w:left w:val="nil"/>
          <w:right w:val="nil"/>
          <w:insideH w:val="nil"/>
          <w:insideV w:val="nil"/>
        </w:tcBorders>
        <w:shd w:val="clear" w:color="auto" w:fill="D8D3C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C536BE"/>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E2E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EE2E1" w:themeFill="accent6"/>
      </w:tcPr>
    </w:tblStylePr>
    <w:tblStylePr w:type="lastCol">
      <w:rPr>
        <w:b/>
        <w:bCs/>
        <w:color w:val="FFFFFF" w:themeColor="background1"/>
      </w:rPr>
      <w:tblPr/>
      <w:tcPr>
        <w:tcBorders>
          <w:left w:val="nil"/>
          <w:right w:val="nil"/>
          <w:insideH w:val="nil"/>
          <w:insideV w:val="nil"/>
        </w:tcBorders>
        <w:shd w:val="clear" w:color="auto" w:fill="DEE2E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99"/>
    <w:rsid w:val="00C536B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536B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536B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536B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C536B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C536B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536B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536B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536B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536B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536B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536B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536B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536B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536B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536B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536B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536B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536B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536B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536B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536B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C536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536B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536B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536B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536B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536B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536B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536B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536B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C536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536B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536B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536B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536B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536B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536B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536B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536B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uiPriority w:val="99"/>
    <w:semiHidden/>
    <w:unhideWhenUsed/>
    <w:rsid w:val="00C536B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536B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536B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536B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536B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536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536B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536B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536B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ocumentType">
    <w:name w:val="Document Type"/>
    <w:basedOn w:val="Normal"/>
    <w:next w:val="Normal"/>
    <w:uiPriority w:val="8"/>
    <w:semiHidden/>
    <w:rsid w:val="00A40EFA"/>
    <w:pPr>
      <w:spacing w:after="0" w:line="160" w:lineRule="atLeast"/>
      <w:jc w:val="right"/>
    </w:pPr>
    <w:rPr>
      <w:sz w:val="12"/>
    </w:rPr>
  </w:style>
  <w:style w:type="paragraph" w:customStyle="1" w:styleId="Manchet">
    <w:name w:val="Manchet"/>
    <w:basedOn w:val="Normal"/>
    <w:uiPriority w:val="2"/>
    <w:semiHidden/>
    <w:qFormat/>
    <w:rsid w:val="00C536BE"/>
    <w:pPr>
      <w:spacing w:after="0"/>
    </w:pPr>
    <w:rPr>
      <w:color w:val="56A0D3" w:themeColor="accent2"/>
      <w:sz w:val="28"/>
    </w:rPr>
  </w:style>
  <w:style w:type="paragraph" w:customStyle="1" w:styleId="Source">
    <w:name w:val="Source"/>
    <w:basedOn w:val="Normal"/>
    <w:uiPriority w:val="3"/>
    <w:rsid w:val="00C536BE"/>
    <w:pPr>
      <w:spacing w:after="0" w:line="140" w:lineRule="atLeast"/>
    </w:pPr>
    <w:rPr>
      <w:sz w:val="14"/>
    </w:rPr>
  </w:style>
  <w:style w:type="paragraph" w:customStyle="1" w:styleId="TableChart-Title">
    <w:name w:val="Table/Chart - Title"/>
    <w:basedOn w:val="Table"/>
    <w:uiPriority w:val="3"/>
    <w:rsid w:val="00DA4407"/>
    <w:pPr>
      <w:spacing w:after="160"/>
      <w:ind w:left="0" w:right="0"/>
    </w:pPr>
    <w:rPr>
      <w:rFonts w:ascii="Red Hat Display Medium" w:hAnsi="Red Hat Display Medium"/>
      <w:color w:val="56A0D3" w:themeColor="accent2"/>
    </w:rPr>
  </w:style>
  <w:style w:type="table" w:customStyle="1" w:styleId="UniversalRobotsTableStyle">
    <w:name w:val="Universal Robots (Table Style)"/>
    <w:basedOn w:val="TableNormal"/>
    <w:uiPriority w:val="99"/>
    <w:rsid w:val="004952FD"/>
    <w:rPr>
      <w:rFonts w:asciiTheme="minorHAnsi" w:hAnsiTheme="minorHAnsi"/>
    </w:rPr>
    <w:tblPr>
      <w:tblCellMar>
        <w:left w:w="0" w:type="dxa"/>
        <w:right w:w="0" w:type="dxa"/>
      </w:tblCellMar>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rPr>
        <w:color w:val="FFFFFF"/>
      </w:rPr>
      <w:tblPr/>
      <w:tcPr>
        <w:tcBorders>
          <w:top w:val="nil"/>
          <w:left w:val="nil"/>
          <w:bottom w:val="nil"/>
          <w:right w:val="nil"/>
          <w:insideH w:val="nil"/>
          <w:insideV w:val="nil"/>
          <w:tl2br w:val="nil"/>
          <w:tr2bl w:val="nil"/>
        </w:tcBorders>
        <w:shd w:val="clear" w:color="auto" w:fill="56A0D3" w:themeFill="accent2"/>
      </w:tcPr>
    </w:tblStylePr>
  </w:style>
  <w:style w:type="paragraph" w:customStyle="1" w:styleId="Heading2-Nonumber">
    <w:name w:val="Heading 2 - No number"/>
    <w:basedOn w:val="Heading2"/>
    <w:next w:val="Normal"/>
    <w:uiPriority w:val="1"/>
    <w:qFormat/>
    <w:rsid w:val="009B4CC4"/>
    <w:pPr>
      <w:numPr>
        <w:ilvl w:val="0"/>
        <w:numId w:val="0"/>
      </w:numPr>
      <w:spacing w:after="80"/>
    </w:pPr>
  </w:style>
  <w:style w:type="paragraph" w:customStyle="1" w:styleId="Heading3-Nonumber">
    <w:name w:val="Heading 3 - No number"/>
    <w:basedOn w:val="Heading3"/>
    <w:next w:val="Normal"/>
    <w:uiPriority w:val="1"/>
    <w:qFormat/>
    <w:rsid w:val="00DE1811"/>
    <w:pPr>
      <w:numPr>
        <w:ilvl w:val="0"/>
        <w:numId w:val="0"/>
      </w:numPr>
    </w:pPr>
  </w:style>
  <w:style w:type="paragraph" w:styleId="Revision">
    <w:name w:val="Revision"/>
    <w:hidden/>
    <w:uiPriority w:val="99"/>
    <w:semiHidden/>
    <w:rsid w:val="008E2715"/>
    <w:pPr>
      <w:spacing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76">
      <w:bodyDiv w:val="1"/>
      <w:marLeft w:val="0"/>
      <w:marRight w:val="0"/>
      <w:marTop w:val="0"/>
      <w:marBottom w:val="0"/>
      <w:divBdr>
        <w:top w:val="none" w:sz="0" w:space="0" w:color="auto"/>
        <w:left w:val="none" w:sz="0" w:space="0" w:color="auto"/>
        <w:bottom w:val="none" w:sz="0" w:space="0" w:color="auto"/>
        <w:right w:val="none" w:sz="0" w:space="0" w:color="auto"/>
      </w:divBdr>
    </w:div>
    <w:div w:id="67726728">
      <w:bodyDiv w:val="1"/>
      <w:marLeft w:val="0"/>
      <w:marRight w:val="0"/>
      <w:marTop w:val="0"/>
      <w:marBottom w:val="0"/>
      <w:divBdr>
        <w:top w:val="none" w:sz="0" w:space="0" w:color="auto"/>
        <w:left w:val="none" w:sz="0" w:space="0" w:color="auto"/>
        <w:bottom w:val="none" w:sz="0" w:space="0" w:color="auto"/>
        <w:right w:val="none" w:sz="0" w:space="0" w:color="auto"/>
      </w:divBdr>
    </w:div>
    <w:div w:id="118844266">
      <w:bodyDiv w:val="1"/>
      <w:marLeft w:val="0"/>
      <w:marRight w:val="0"/>
      <w:marTop w:val="0"/>
      <w:marBottom w:val="0"/>
      <w:divBdr>
        <w:top w:val="none" w:sz="0" w:space="0" w:color="auto"/>
        <w:left w:val="none" w:sz="0" w:space="0" w:color="auto"/>
        <w:bottom w:val="none" w:sz="0" w:space="0" w:color="auto"/>
        <w:right w:val="none" w:sz="0" w:space="0" w:color="auto"/>
      </w:divBdr>
      <w:divsChild>
        <w:div w:id="1880319557">
          <w:marLeft w:val="0"/>
          <w:marRight w:val="0"/>
          <w:marTop w:val="0"/>
          <w:marBottom w:val="0"/>
          <w:divBdr>
            <w:top w:val="none" w:sz="0" w:space="0" w:color="auto"/>
            <w:left w:val="none" w:sz="0" w:space="0" w:color="auto"/>
            <w:bottom w:val="none" w:sz="0" w:space="0" w:color="auto"/>
            <w:right w:val="none" w:sz="0" w:space="0" w:color="auto"/>
          </w:divBdr>
        </w:div>
      </w:divsChild>
    </w:div>
    <w:div w:id="510291407">
      <w:bodyDiv w:val="1"/>
      <w:marLeft w:val="0"/>
      <w:marRight w:val="0"/>
      <w:marTop w:val="0"/>
      <w:marBottom w:val="0"/>
      <w:divBdr>
        <w:top w:val="none" w:sz="0" w:space="0" w:color="auto"/>
        <w:left w:val="none" w:sz="0" w:space="0" w:color="auto"/>
        <w:bottom w:val="none" w:sz="0" w:space="0" w:color="auto"/>
        <w:right w:val="none" w:sz="0" w:space="0" w:color="auto"/>
      </w:divBdr>
      <w:divsChild>
        <w:div w:id="2036269260">
          <w:marLeft w:val="0"/>
          <w:marRight w:val="0"/>
          <w:marTop w:val="0"/>
          <w:marBottom w:val="0"/>
          <w:divBdr>
            <w:top w:val="none" w:sz="0" w:space="0" w:color="auto"/>
            <w:left w:val="none" w:sz="0" w:space="0" w:color="auto"/>
            <w:bottom w:val="none" w:sz="0" w:space="0" w:color="auto"/>
            <w:right w:val="none" w:sz="0" w:space="0" w:color="auto"/>
          </w:divBdr>
        </w:div>
      </w:divsChild>
    </w:div>
    <w:div w:id="517155989">
      <w:bodyDiv w:val="1"/>
      <w:marLeft w:val="0"/>
      <w:marRight w:val="0"/>
      <w:marTop w:val="0"/>
      <w:marBottom w:val="0"/>
      <w:divBdr>
        <w:top w:val="none" w:sz="0" w:space="0" w:color="auto"/>
        <w:left w:val="none" w:sz="0" w:space="0" w:color="auto"/>
        <w:bottom w:val="none" w:sz="0" w:space="0" w:color="auto"/>
        <w:right w:val="none" w:sz="0" w:space="0" w:color="auto"/>
      </w:divBdr>
    </w:div>
    <w:div w:id="775636017">
      <w:bodyDiv w:val="1"/>
      <w:marLeft w:val="0"/>
      <w:marRight w:val="0"/>
      <w:marTop w:val="0"/>
      <w:marBottom w:val="0"/>
      <w:divBdr>
        <w:top w:val="none" w:sz="0" w:space="0" w:color="auto"/>
        <w:left w:val="none" w:sz="0" w:space="0" w:color="auto"/>
        <w:bottom w:val="none" w:sz="0" w:space="0" w:color="auto"/>
        <w:right w:val="none" w:sz="0" w:space="0" w:color="auto"/>
      </w:divBdr>
      <w:divsChild>
        <w:div w:id="1864057184">
          <w:marLeft w:val="0"/>
          <w:marRight w:val="0"/>
          <w:marTop w:val="0"/>
          <w:marBottom w:val="0"/>
          <w:divBdr>
            <w:top w:val="none" w:sz="0" w:space="0" w:color="auto"/>
            <w:left w:val="none" w:sz="0" w:space="0" w:color="auto"/>
            <w:bottom w:val="none" w:sz="0" w:space="0" w:color="auto"/>
            <w:right w:val="none" w:sz="0" w:space="0" w:color="auto"/>
          </w:divBdr>
        </w:div>
      </w:divsChild>
    </w:div>
    <w:div w:id="909344533">
      <w:bodyDiv w:val="1"/>
      <w:marLeft w:val="0"/>
      <w:marRight w:val="0"/>
      <w:marTop w:val="0"/>
      <w:marBottom w:val="0"/>
      <w:divBdr>
        <w:top w:val="none" w:sz="0" w:space="0" w:color="auto"/>
        <w:left w:val="none" w:sz="0" w:space="0" w:color="auto"/>
        <w:bottom w:val="none" w:sz="0" w:space="0" w:color="auto"/>
        <w:right w:val="none" w:sz="0" w:space="0" w:color="auto"/>
      </w:divBdr>
      <w:divsChild>
        <w:div w:id="47456793">
          <w:marLeft w:val="0"/>
          <w:marRight w:val="0"/>
          <w:marTop w:val="0"/>
          <w:marBottom w:val="0"/>
          <w:divBdr>
            <w:top w:val="none" w:sz="0" w:space="0" w:color="auto"/>
            <w:left w:val="none" w:sz="0" w:space="0" w:color="auto"/>
            <w:bottom w:val="none" w:sz="0" w:space="0" w:color="auto"/>
            <w:right w:val="none" w:sz="0" w:space="0" w:color="auto"/>
          </w:divBdr>
        </w:div>
      </w:divsChild>
    </w:div>
    <w:div w:id="1015033631">
      <w:bodyDiv w:val="1"/>
      <w:marLeft w:val="0"/>
      <w:marRight w:val="0"/>
      <w:marTop w:val="0"/>
      <w:marBottom w:val="0"/>
      <w:divBdr>
        <w:top w:val="none" w:sz="0" w:space="0" w:color="auto"/>
        <w:left w:val="none" w:sz="0" w:space="0" w:color="auto"/>
        <w:bottom w:val="none" w:sz="0" w:space="0" w:color="auto"/>
        <w:right w:val="none" w:sz="0" w:space="0" w:color="auto"/>
      </w:divBdr>
      <w:divsChild>
        <w:div w:id="2043748599">
          <w:marLeft w:val="0"/>
          <w:marRight w:val="0"/>
          <w:marTop w:val="0"/>
          <w:marBottom w:val="0"/>
          <w:divBdr>
            <w:top w:val="none" w:sz="0" w:space="0" w:color="auto"/>
            <w:left w:val="none" w:sz="0" w:space="0" w:color="auto"/>
            <w:bottom w:val="none" w:sz="0" w:space="0" w:color="auto"/>
            <w:right w:val="none" w:sz="0" w:space="0" w:color="auto"/>
          </w:divBdr>
        </w:div>
      </w:divsChild>
    </w:div>
    <w:div w:id="1067609922">
      <w:bodyDiv w:val="1"/>
      <w:marLeft w:val="0"/>
      <w:marRight w:val="0"/>
      <w:marTop w:val="0"/>
      <w:marBottom w:val="0"/>
      <w:divBdr>
        <w:top w:val="none" w:sz="0" w:space="0" w:color="auto"/>
        <w:left w:val="none" w:sz="0" w:space="0" w:color="auto"/>
        <w:bottom w:val="none" w:sz="0" w:space="0" w:color="auto"/>
        <w:right w:val="none" w:sz="0" w:space="0" w:color="auto"/>
      </w:divBdr>
      <w:divsChild>
        <w:div w:id="1654212718">
          <w:marLeft w:val="0"/>
          <w:marRight w:val="0"/>
          <w:marTop w:val="0"/>
          <w:marBottom w:val="0"/>
          <w:divBdr>
            <w:top w:val="none" w:sz="0" w:space="0" w:color="auto"/>
            <w:left w:val="none" w:sz="0" w:space="0" w:color="auto"/>
            <w:bottom w:val="none" w:sz="0" w:space="0" w:color="auto"/>
            <w:right w:val="none" w:sz="0" w:space="0" w:color="auto"/>
          </w:divBdr>
        </w:div>
      </w:divsChild>
    </w:div>
    <w:div w:id="1067726454">
      <w:bodyDiv w:val="1"/>
      <w:marLeft w:val="0"/>
      <w:marRight w:val="0"/>
      <w:marTop w:val="0"/>
      <w:marBottom w:val="0"/>
      <w:divBdr>
        <w:top w:val="none" w:sz="0" w:space="0" w:color="auto"/>
        <w:left w:val="none" w:sz="0" w:space="0" w:color="auto"/>
        <w:bottom w:val="none" w:sz="0" w:space="0" w:color="auto"/>
        <w:right w:val="none" w:sz="0" w:space="0" w:color="auto"/>
      </w:divBdr>
      <w:divsChild>
        <w:div w:id="191042256">
          <w:marLeft w:val="0"/>
          <w:marRight w:val="0"/>
          <w:marTop w:val="0"/>
          <w:marBottom w:val="0"/>
          <w:divBdr>
            <w:top w:val="none" w:sz="0" w:space="0" w:color="auto"/>
            <w:left w:val="none" w:sz="0" w:space="0" w:color="auto"/>
            <w:bottom w:val="none" w:sz="0" w:space="0" w:color="auto"/>
            <w:right w:val="none" w:sz="0" w:space="0" w:color="auto"/>
          </w:divBdr>
        </w:div>
      </w:divsChild>
    </w:div>
    <w:div w:id="1486701665">
      <w:bodyDiv w:val="1"/>
      <w:marLeft w:val="0"/>
      <w:marRight w:val="0"/>
      <w:marTop w:val="0"/>
      <w:marBottom w:val="0"/>
      <w:divBdr>
        <w:top w:val="none" w:sz="0" w:space="0" w:color="auto"/>
        <w:left w:val="none" w:sz="0" w:space="0" w:color="auto"/>
        <w:bottom w:val="none" w:sz="0" w:space="0" w:color="auto"/>
        <w:right w:val="none" w:sz="0" w:space="0" w:color="auto"/>
      </w:divBdr>
    </w:div>
    <w:div w:id="1546138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https://teradynecom.sharepoint.com/TeradyneTemplates/2a%20UR%20Word%20Template.dotx" TargetMode="External"/></Relationships>
</file>

<file path=word/theme/theme1.xml><?xml version="1.0" encoding="utf-8"?>
<a:theme xmlns:a="http://schemas.openxmlformats.org/drawingml/2006/main" name="Office Theme">
  <a:themeElements>
    <a:clrScheme name="Universal Robots">
      <a:dk1>
        <a:srgbClr val="000000"/>
      </a:dk1>
      <a:lt1>
        <a:srgbClr val="FFFFFF"/>
      </a:lt1>
      <a:dk2>
        <a:srgbClr val="001119"/>
      </a:dk2>
      <a:lt2>
        <a:srgbClr val="FFFFFF"/>
      </a:lt2>
      <a:accent1>
        <a:srgbClr val="002B39"/>
      </a:accent1>
      <a:accent2>
        <a:srgbClr val="56A0D3"/>
      </a:accent2>
      <a:accent3>
        <a:srgbClr val="3E7698"/>
      </a:accent3>
      <a:accent4>
        <a:srgbClr val="617980"/>
      </a:accent4>
      <a:accent5>
        <a:srgbClr val="D8D3C7"/>
      </a:accent5>
      <a:accent6>
        <a:srgbClr val="DEE2E1"/>
      </a:accent6>
      <a:hlink>
        <a:srgbClr val="56A0D3"/>
      </a:hlink>
      <a:folHlink>
        <a:srgbClr val="3E7698"/>
      </a:folHlink>
    </a:clrScheme>
    <a:fontScheme name="Universal Robots">
      <a:majorFont>
        <a:latin typeface="Red Hat Display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Black 100%">
      <a:srgbClr val="002B39"/>
    </a:custClr>
    <a:custClr name="Blue 100%">
      <a:srgbClr val="56A0D3"/>
    </a:custClr>
    <a:custClr name="Blue dark 100%">
      <a:srgbClr val="3E7698"/>
    </a:custClr>
    <a:custClr name="Accent 100%">
      <a:srgbClr val="617980"/>
    </a:custClr>
    <a:custClr name="Varm Natural 100%">
      <a:srgbClr val="D8D3C7"/>
    </a:custClr>
    <a:custClr name="Cool Natural 100%">
      <a:srgbClr val="DEE2E1"/>
    </a:custClr>
    <a:custClr name="Green 900">
      <a:srgbClr val="2A6E12"/>
    </a:custClr>
    <a:custClr name="Yellow 900">
      <a:srgbClr val="E16601"/>
    </a:custClr>
    <a:custClr name="Red 900">
      <a:srgbClr val="B92E15"/>
    </a:custClr>
    <a:custClr name="Purple 900">
      <a:srgbClr val="6A4D8D"/>
    </a:custClr>
    <a:custClr name="Black 90%">
      <a:srgbClr val="1A414D"/>
    </a:custClr>
    <a:custClr name="Blue 75%">
      <a:srgbClr val="80B8DE"/>
    </a:custClr>
    <a:custClr name="Blue dark 75%">
      <a:srgbClr val="7698B0"/>
    </a:custClr>
    <a:custClr name="Accent 75%">
      <a:srgbClr val="899BA0"/>
    </a:custClr>
    <a:custClr name="Varm Natural 75%">
      <a:srgbClr val="E2DED5"/>
    </a:custClr>
    <a:custClr name="Cool Natural 75%">
      <a:srgbClr val="E6E9E9"/>
    </a:custClr>
    <a:custClr name="Green 700">
      <a:srgbClr val="3C9D19"/>
    </a:custClr>
    <a:custClr name="Yellow 700">
      <a:srgbClr val="EB9601"/>
    </a:custClr>
    <a:custClr name="Red 800">
      <a:srgbClr val="D23A1D"/>
    </a:custClr>
    <a:custClr name="Purple 800">
      <a:srgbClr val="805AAD"/>
    </a:custClr>
    <a:custClr name="Black 80%">
      <a:srgbClr val="335561"/>
    </a:custClr>
    <a:custClr name="Blue 50%">
      <a:srgbClr val="AACFE9"/>
    </a:custClr>
    <a:custClr name="Blue dark 50%">
      <a:srgbClr val="9EBACD"/>
    </a:custClr>
    <a:custClr name="Accent 50%">
      <a:srgbClr val="B0BCBF"/>
    </a:custClr>
    <a:custClr name="Varm Natural 50%">
      <a:srgbClr val="EBE9E3"/>
    </a:custClr>
    <a:custClr name="Cool Natural 50%">
      <a:srgbClr val="EEF0F0"/>
    </a:custClr>
    <a:custClr name="Green 500">
      <a:srgbClr val="80BF6A"/>
    </a:custClr>
    <a:custClr name="Yellow 400">
      <a:srgbClr val="F1C027"/>
    </a:custClr>
    <a:custClr name="Red 300">
      <a:srgbClr val="FA8468"/>
    </a:custClr>
    <a:custClr name="Purple 300">
      <a:srgbClr val="B694DD"/>
    </a:custClr>
    <a:custClr name="Black 70%">
      <a:srgbClr val="4D6B75"/>
    </a:custClr>
    <a:custClr name="Blue 25%">
      <a:srgbClr val="D5E7F4"/>
    </a:custClr>
    <a:custClr name="Blue dark 25%">
      <a:srgbClr val="CFDDE6"/>
    </a:custClr>
    <a:custClr name="Accent  25%">
      <a:srgbClr val="D7DDDF"/>
    </a:custClr>
    <a:custClr name="Varm Natural 25%">
      <a:srgbClr val="F5F4F1"/>
    </a:custClr>
    <a:custClr name="Cool Natural 25%">
      <a:srgbClr val="F7F8F7"/>
    </a:custClr>
    <a:custClr name="Green 200">
      <a:srgbClr val="C5E2BA"/>
    </a:custClr>
    <a:custClr name="Yellow 100">
      <a:srgbClr val="FAE8B1"/>
    </a:custClr>
    <a:custClr name="Red 100">
      <a:srgbClr val="FCDABD"/>
    </a:custClr>
    <a:custClr name="Purple 100">
      <a:srgbClr val="D8C7ED"/>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Green 50">
      <a:srgbClr val="ECF5E8"/>
    </a:custClr>
    <a:custClr name="Yellow 50">
      <a:srgbClr val="FDF6E0"/>
    </a:custClr>
    <a:custClr name="Red 50">
      <a:srgbClr val="FAE8E7"/>
    </a:custClr>
    <a:custClr name="Purple 50">
      <a:srgbClr val="F2EBF9"/>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13E4AD47D64C4C97FDD5917E551BC6" ma:contentTypeVersion="15" ma:contentTypeDescription="Create a new document." ma:contentTypeScope="" ma:versionID="d6db119601405f3d6ac2295b3fd87609">
  <xsd:schema xmlns:xsd="http://www.w3.org/2001/XMLSchema" xmlns:xs="http://www.w3.org/2001/XMLSchema" xmlns:p="http://schemas.microsoft.com/office/2006/metadata/properties" xmlns:ns2="3e27e02d-a493-42ba-b5c9-f4126ae20cfa" xmlns:ns3="d4dfd56b-a03e-4e55-9f95-1906bf0079ff" targetNamespace="http://schemas.microsoft.com/office/2006/metadata/properties" ma:root="true" ma:fieldsID="a06b5bb3d46f3f65be6bc33c88984f01" ns2:_="" ns3:_="">
    <xsd:import namespace="3e27e02d-a493-42ba-b5c9-f4126ae20cfa"/>
    <xsd:import namespace="d4dfd56b-a03e-4e55-9f95-1906bf0079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Location" minOccurs="0"/>
                <xsd:element ref="ns2:MediaServiceOCR" minOccurs="0"/>
                <xsd:element ref="ns2:RelevantDeliverable" minOccurs="0"/>
                <xsd:element ref="ns2:Process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e02d-a493-42ba-b5c9-f4126ae20c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9d5ed20-3380-463d-ade8-feb95bd88d4f"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RelevantDeliverable" ma:index="21" nillable="true" ma:displayName="Relevant Deliverable" ma:format="Dropdown" ma:internalName="RelevantDeliverable">
      <xsd:simpleType>
        <xsd:restriction base="dms:Text">
          <xsd:maxLength value="255"/>
        </xsd:restriction>
      </xsd:simpleType>
    </xsd:element>
    <xsd:element name="ProcessOwner" ma:index="22" nillable="true" ma:displayName="Process Owner" ma:format="Dropdown" ma:list="UserInfo" ma:SharePointGroup="0" ma:internalName="Proc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4dfd56b-a03e-4e55-9f95-1906bf0079f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020a084-ad19-4f72-99cc-e22b8a7b11b2}" ma:internalName="TaxCatchAll" ma:showField="CatchAllData" ma:web="d4dfd56b-a03e-4e55-9f95-1906bf0079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27e02d-a493-42ba-b5c9-f4126ae20cfa">
      <Terms xmlns="http://schemas.microsoft.com/office/infopath/2007/PartnerControls"/>
    </lcf76f155ced4ddcb4097134ff3c332f>
    <ProcessOwner xmlns="3e27e02d-a493-42ba-b5c9-f4126ae20cfa">
      <UserInfo>
        <DisplayName/>
        <AccountId xsi:nil="true"/>
        <AccountType/>
      </UserInfo>
    </ProcessOwner>
    <TaxCatchAll xmlns="d4dfd56b-a03e-4e55-9f95-1906bf0079ff" xsi:nil="true"/>
    <RelevantDeliverable xmlns="3e27e02d-a493-42ba-b5c9-f4126ae20c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C0D594-0638-4D0F-85FA-782D45924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7e02d-a493-42ba-b5c9-f4126ae20cfa"/>
    <ds:schemaRef ds:uri="d4dfd56b-a03e-4e55-9f95-1906bf007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558636-8D62-47AC-961F-8E83DD257B70}">
  <ds:schemaRefs>
    <ds:schemaRef ds:uri="http://schemas.openxmlformats.org/officeDocument/2006/bibliography"/>
  </ds:schemaRefs>
</ds:datastoreItem>
</file>

<file path=customXml/itemProps3.xml><?xml version="1.0" encoding="utf-8"?>
<ds:datastoreItem xmlns:ds="http://schemas.openxmlformats.org/officeDocument/2006/customXml" ds:itemID="{61B2666D-94EA-4362-84F9-A0B43A5C770B}">
  <ds:schemaRefs>
    <ds:schemaRef ds:uri="http://purl.org/dc/elements/1.1/"/>
    <ds:schemaRef ds:uri="http://schemas.microsoft.com/office/2006/metadata/properties"/>
    <ds:schemaRef ds:uri="3e27e02d-a493-42ba-b5c9-f4126ae20cfa"/>
    <ds:schemaRef ds:uri="http://purl.org/dc/terms/"/>
    <ds:schemaRef ds:uri="d4dfd56b-a03e-4e55-9f95-1906bf0079ff"/>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849D94EE-6E49-4055-8888-945894ACADE9}">
  <ds:schemaRefs>
    <ds:schemaRef ds:uri="http://schemas.microsoft.com/sharepoint/v3/contenttype/forms"/>
  </ds:schemaRefs>
</ds:datastoreItem>
</file>

<file path=docMetadata/LabelInfo.xml><?xml version="1.0" encoding="utf-8"?>
<clbl:labelList xmlns:clbl="http://schemas.microsoft.com/office/2020/mipLabelMetadata">
  <clbl:label id="{eae846e4-996d-4b47-83b9-5f5937d358fe}" enabled="0" method="" siteId="{eae846e4-996d-4b47-83b9-5f5937d358fe}" removed="1"/>
</clbl:labelList>
</file>

<file path=docProps/app.xml><?xml version="1.0" encoding="utf-8"?>
<Properties xmlns="http://schemas.openxmlformats.org/officeDocument/2006/extended-properties" xmlns:vt="http://schemas.openxmlformats.org/officeDocument/2006/docPropsVTypes">
  <Template>2a%20UR%20Word%20Template.dotx</Template>
  <TotalTime>36</TotalTime>
  <Pages>7</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Kollmannsberger</dc:creator>
  <cp:keywords/>
  <dc:description/>
  <cp:lastModifiedBy>Funing Hu</cp:lastModifiedBy>
  <cp:revision>2</cp:revision>
  <dcterms:created xsi:type="dcterms:W3CDTF">2025-12-09T04:30:00Z</dcterms:created>
  <dcterms:modified xsi:type="dcterms:W3CDTF">2025-12-09T04:30:00Z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0x010100E513E4AD47D64C4C97FDD5917E551BC6</vt:lpwstr>
  </property>
  <property fmtid="{D5CDD505-2E9C-101B-9397-08002B2CF9AE}" pid="3" name="MediaServiceImageTags">
    <vt:lpwstr/>
  </property>
  <property fmtid="{D5CDD505-2E9C-101B-9397-08002B2CF9AE}" pid="4" name="Order">
    <vt:r8>7100</vt:r8>
  </property>
</Properties>
</file>